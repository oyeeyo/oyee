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ps="http://schemas.microsoft.com/office/word/2010/wordprocessingShape" xmlns:a="http://schemas.openxmlformats.org/drawingml/2006/main" xmlns:w14="http://schemas.microsoft.com/office/word/2010/wordml" xmlns:w10="urn:schemas-microsoft-com:office:word" xmlns:o="urn:schemas-microsoft-com:office:office" xmlns:v="urn:schemas-microsoft-com:vml"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mc:Ignorable="wps w14">
  <w:body>
    <w:p>
      <w:pPr>
        <w:jc w:val="center"/>
        <w:rPr>
          <w:b/>
          <w:sz w:val="72"/>
          <w:szCs w:val="72"/>
        </w:rPr>
      </w:pPr>
    </w:p>
    <w:p>
      <w:pPr>
        <w:jc w:val="center"/>
        <w:rPr>
          <w:b/>
          <w:sz w:val="72"/>
          <w:szCs w:val="72"/>
        </w:rPr>
      </w:pPr>
    </w:p>
    <w:p>
      <w:pPr>
        <w:jc w:val="center"/>
        <w:rPr>
          <w:b/>
          <w:sz w:val="72"/>
          <w:szCs w:val="72"/>
        </w:rPr>
      </w:pPr>
    </w:p>
    <w:p>
      <w:pPr>
        <w:jc w:val="center"/>
        <w:rPr>
          <w:b/>
          <w:sz w:val="72"/>
          <w:szCs w:val="72"/>
        </w:rPr>
      </w:pPr>
    </w:p>
    <w:p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地面站和接入机通信协议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spacing w:before="120" w:after="120"/>
        <w:rPr>
          <w:b/>
          <w:sz w:val="28"/>
        </w:rPr>
      </w:pPr>
      <w:r>
        <w:rPr>
          <w:rFonts w:hint="eastAsia"/>
          <w:b/>
          <w:sz w:val="28"/>
        </w:rPr>
        <w:t>版本信息</w:t>
      </w:r>
    </w:p>
    <w:tbl>
      <w:tblPr>
        <w:tblStyle w:val="0000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276"/>
        <w:gridCol w:w="708"/>
        <w:gridCol w:w="936"/>
        <w:gridCol w:w="3051"/>
        <w:gridCol w:w="889"/>
        <w:gridCol w:w="1277"/>
      </w:tblGrid>
      <w:tr>
        <w:trPr>
          <w:trHeight w:val="563" w:hRule="atLeast"/>
          <w:jc w:val="center"/>
        </w:trPr>
        <w:tc>
          <w:tcPr>
            <w:tcW w:w="846" w:type="dxa"/>
            <w:shd w:val="clear" w:color="auto" w:fill="C0C0C0"/>
            <w:vAlign w:val="bottom"/>
          </w:tcPr>
          <w:p>
            <w:pPr>
              <w:spacing w:before="120" w:after="120"/>
              <w:jc w:val="center"/>
              <w:rPr>
                <w:rFonts w:ascii="Times New Roman" w:hAnsi="Times New Roman" w:eastAsia="微软雅黑" w:cs="Arial"/>
                <w:b/>
                <w:sz w:val="18"/>
                <w:szCs w:val="24"/>
              </w:rPr>
            </w:pPr>
            <w:r>
              <w:rPr>
                <w:rFonts w:hint="eastAsia" w:ascii="Times New Roman" w:hAnsi="Times New Roman" w:eastAsia="微软雅黑" w:cs="Arial"/>
                <w:b/>
                <w:sz w:val="18"/>
                <w:szCs w:val="24"/>
              </w:rPr>
              <w:t>版本</w:t>
            </w:r>
          </w:p>
        </w:tc>
        <w:tc>
          <w:tcPr>
            <w:tcW w:w="1276" w:type="dxa"/>
            <w:shd w:val="clear" w:color="auto" w:fill="C0C0C0"/>
            <w:vAlign w:val="bottom"/>
          </w:tcPr>
          <w:p>
            <w:pPr>
              <w:spacing w:before="120" w:after="120"/>
              <w:jc w:val="center"/>
              <w:rPr>
                <w:rFonts w:ascii="Times New Roman" w:hAnsi="Times New Roman" w:eastAsia="微软雅黑" w:cs="Arial"/>
                <w:b/>
                <w:sz w:val="18"/>
                <w:szCs w:val="24"/>
              </w:rPr>
            </w:pPr>
            <w:r>
              <w:rPr>
                <w:rFonts w:ascii="Times New Roman" w:hAnsi="Times New Roman" w:eastAsia="微软雅黑" w:cs="Arial"/>
                <w:b/>
                <w:sz w:val="18"/>
                <w:szCs w:val="24"/>
              </w:rPr>
              <w:t>时间</w:t>
            </w:r>
          </w:p>
        </w:tc>
        <w:tc>
          <w:tcPr>
            <w:tcW w:w="708" w:type="dxa"/>
            <w:shd w:val="clear" w:color="auto" w:fill="C0C0C0"/>
            <w:vAlign w:val="bottom"/>
          </w:tcPr>
          <w:p>
            <w:pPr>
              <w:spacing w:before="120" w:after="120"/>
              <w:jc w:val="center"/>
              <w:rPr>
                <w:rFonts w:ascii="Times New Roman" w:hAnsi="Times New Roman" w:eastAsia="微软雅黑" w:cs="Arial"/>
                <w:b/>
                <w:sz w:val="18"/>
                <w:szCs w:val="24"/>
              </w:rPr>
            </w:pPr>
            <w:r>
              <w:rPr>
                <w:rFonts w:hint="eastAsia" w:ascii="Times New Roman" w:hAnsi="Times New Roman" w:eastAsia="微软雅黑" w:cs="Arial"/>
                <w:b/>
                <w:sz w:val="18"/>
                <w:szCs w:val="24"/>
              </w:rPr>
              <w:t>状态</w:t>
            </w:r>
          </w:p>
        </w:tc>
        <w:tc>
          <w:tcPr>
            <w:tcW w:w="936" w:type="dxa"/>
            <w:shd w:val="clear" w:color="auto" w:fill="C0C0C0"/>
            <w:vAlign w:val="bottom"/>
          </w:tcPr>
          <w:p>
            <w:pPr>
              <w:spacing w:before="120" w:after="120"/>
              <w:jc w:val="center"/>
              <w:rPr>
                <w:rFonts w:ascii="Times New Roman" w:hAnsi="Times New Roman" w:eastAsia="微软雅黑" w:cs="Arial"/>
                <w:b/>
                <w:sz w:val="18"/>
                <w:szCs w:val="24"/>
              </w:rPr>
            </w:pPr>
            <w:r>
              <w:rPr>
                <w:rFonts w:hint="eastAsia" w:ascii="Times New Roman" w:hAnsi="Times New Roman" w:eastAsia="微软雅黑" w:cs="Arial"/>
                <w:b/>
                <w:sz w:val="18"/>
                <w:szCs w:val="24"/>
              </w:rPr>
              <w:t>更新人</w:t>
            </w:r>
          </w:p>
        </w:tc>
        <w:tc>
          <w:tcPr>
            <w:tcW w:w="3051" w:type="dxa"/>
            <w:shd w:val="clear" w:color="auto" w:fill="C0C0C0"/>
            <w:vAlign w:val="bottom"/>
          </w:tcPr>
          <w:p>
            <w:pPr>
              <w:spacing w:before="120" w:after="120"/>
              <w:jc w:val="center"/>
              <w:rPr>
                <w:rFonts w:ascii="Times New Roman" w:hAnsi="Times New Roman" w:eastAsia="微软雅黑" w:cs="Arial"/>
                <w:b/>
                <w:sz w:val="18"/>
                <w:szCs w:val="24"/>
              </w:rPr>
            </w:pPr>
            <w:r>
              <w:rPr>
                <w:rFonts w:ascii="Times New Roman" w:hAnsi="Times New Roman" w:eastAsia="微软雅黑" w:cs="Arial"/>
                <w:b/>
                <w:sz w:val="18"/>
                <w:szCs w:val="24"/>
              </w:rPr>
              <w:t>简要描述</w:t>
            </w:r>
          </w:p>
        </w:tc>
        <w:tc>
          <w:tcPr>
            <w:tcW w:w="889" w:type="dxa"/>
            <w:shd w:val="clear" w:color="auto" w:fill="C0C0C0"/>
            <w:vAlign w:val="bottom"/>
          </w:tcPr>
          <w:p>
            <w:pPr>
              <w:spacing w:before="120" w:after="120"/>
              <w:jc w:val="center"/>
              <w:rPr>
                <w:rFonts w:ascii="Times New Roman" w:hAnsi="Times New Roman" w:eastAsia="微软雅黑" w:cs="Arial"/>
                <w:b/>
                <w:sz w:val="18"/>
                <w:szCs w:val="24"/>
              </w:rPr>
            </w:pPr>
            <w:r>
              <w:rPr>
                <w:rFonts w:hint="eastAsia" w:ascii="Times New Roman" w:hAnsi="Times New Roman" w:eastAsia="微软雅黑" w:cs="Arial"/>
                <w:b/>
                <w:sz w:val="18"/>
                <w:szCs w:val="24"/>
              </w:rPr>
              <w:t>审核人</w:t>
            </w:r>
          </w:p>
        </w:tc>
        <w:tc>
          <w:tcPr>
            <w:tcW w:w="1277" w:type="dxa"/>
            <w:shd w:val="clear" w:color="auto" w:fill="C0C0C0"/>
            <w:vAlign w:val="bottom"/>
          </w:tcPr>
          <w:p>
            <w:pPr>
              <w:spacing w:before="120" w:after="120"/>
              <w:jc w:val="center"/>
              <w:rPr>
                <w:rFonts w:ascii="Times New Roman" w:hAnsi="Times New Roman" w:eastAsia="微软雅黑" w:cs="Arial"/>
                <w:b/>
                <w:sz w:val="18"/>
                <w:szCs w:val="24"/>
              </w:rPr>
            </w:pPr>
            <w:r>
              <w:rPr>
                <w:rFonts w:hint="eastAsia" w:ascii="Times New Roman" w:hAnsi="Times New Roman" w:eastAsia="微软雅黑" w:cs="Arial"/>
                <w:b/>
                <w:sz w:val="18"/>
                <w:szCs w:val="24"/>
              </w:rPr>
              <w:t>审核时间</w:t>
            </w:r>
          </w:p>
        </w:tc>
      </w:tr>
      <w:tr>
        <w:trPr>
          <w:trHeight w:val="402" w:hRule="atLeast"/>
          <w:jc w:val="center"/>
        </w:trPr>
        <w:tc>
          <w:tcPr>
            <w:tcW w:w="846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V</w:t>
            </w:r>
            <w:r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.</w:t>
            </w:r>
            <w:r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  <w:t>0</w:t>
            </w:r>
          </w:p>
        </w:tc>
        <w:tc>
          <w:tcPr>
            <w:tcW w:w="1276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2020/10/27</w:t>
            </w:r>
          </w:p>
        </w:tc>
        <w:tc>
          <w:tcPr>
            <w:tcW w:w="708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N</w:t>
            </w:r>
          </w:p>
        </w:tc>
        <w:tc>
          <w:tcPr>
            <w:tcW w:w="936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蒋纯辉</w:t>
            </w:r>
          </w:p>
        </w:tc>
        <w:tc>
          <w:tcPr>
            <w:tcW w:w="3051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基本通信协议制定</w:t>
            </w:r>
          </w:p>
        </w:tc>
        <w:tc>
          <w:tcPr>
            <w:tcW w:w="889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  <w:tc>
          <w:tcPr>
            <w:tcW w:w="1277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</w:tr>
      <w:tr>
        <w:trPr>
          <w:trHeight w:val="402" w:hRule="atLeast"/>
          <w:jc w:val="center"/>
        </w:trPr>
        <w:tc>
          <w:tcPr>
            <w:tcW w:w="84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V</w:t>
            </w:r>
            <w:r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27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202</w:t>
            </w: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09</w:t>
            </w: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708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N</w:t>
            </w:r>
          </w:p>
        </w:tc>
        <w:tc>
          <w:tcPr>
            <w:tcW w:w="936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</w:rPr>
              <w:t>蒋纯辉</w:t>
            </w:r>
          </w:p>
        </w:tc>
        <w:tc>
          <w:tcPr>
            <w:tcW w:w="3051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新增磁力计相关协议</w:t>
            </w:r>
          </w:p>
        </w:tc>
        <w:tc>
          <w:tcPr>
            <w:tcW w:w="889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  <w:tc>
          <w:tcPr>
            <w:tcW w:w="1277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</w:tr>
      <w:tr>
        <w:trPr>
          <w:trHeight w:val="402" w:hRule="atLeast"/>
          <w:jc w:val="center"/>
        </w:trPr>
        <w:tc>
          <w:tcPr>
            <w:tcW w:w="84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V1.2</w:t>
            </w:r>
          </w:p>
        </w:tc>
        <w:tc>
          <w:tcPr>
            <w:tcW w:w="127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2022/06/16</w:t>
            </w:r>
          </w:p>
        </w:tc>
        <w:tc>
          <w:tcPr>
            <w:tcW w:w="708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U</w:t>
            </w:r>
          </w:p>
        </w:tc>
        <w:tc>
          <w:tcPr>
            <w:tcW w:w="93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江建莉</w:t>
            </w:r>
          </w:p>
        </w:tc>
        <w:tc>
          <w:tcPr>
            <w:tcW w:w="3051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1、电池故障时单电池信息</w:t>
            </w:r>
            <w:r>
              <w:rPr>
                <w:rFonts w:hint="eastAsia"/>
                <w:b/>
                <w:sz w:val="21"/>
                <w:szCs w:val="22"/>
                <w:lang w:val="en-US" w:eastAsia="zh-CN"/>
              </w:rPr>
              <w:t>（</w:t>
            </w:r>
            <w:r>
              <w:rPr>
                <w:rFonts w:hint="eastAsia"/>
                <w:b/>
                <w:sz w:val="21"/>
                <w:szCs w:val="22"/>
              </w:rPr>
              <w:t>msg id：0x048</w:t>
            </w:r>
            <w:r>
              <w:rPr>
                <w:rFonts w:hint="eastAsia" w:eastAsia="宋体"/>
                <w:b/>
                <w:sz w:val="21"/>
                <w:szCs w:val="22"/>
                <w:lang w:val="en-US" w:eastAsia="zh-CN"/>
              </w:rPr>
              <w:t>4</w:t>
            </w:r>
            <w:r>
              <w:rPr>
                <w:rFonts w:hint="eastAsia"/>
                <w:b/>
                <w:sz w:val="21"/>
                <w:szCs w:val="22"/>
              </w:rPr>
              <w:t xml:space="preserve"> </w:t>
            </w:r>
            <w:r>
              <w:rPr>
                <w:rFonts w:hint="eastAsia"/>
                <w:b/>
                <w:sz w:val="21"/>
                <w:szCs w:val="22"/>
                <w:lang w:val="en-US" w:eastAsia="zh-CN"/>
              </w:rPr>
              <w:t>）</w:t>
            </w: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上传</w:t>
            </w:r>
          </w:p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2、电池在位格口信息</w:t>
            </w:r>
          </w:p>
          <w:p>
            <w:pPr>
              <w:pStyle w:val="000025"/>
              <w:spacing w:before="156" w:line="240" w:lineRule="auto"/>
              <w:ind w:firstLine="200" w:firstLineChars="100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</w:rPr>
              <w:t>msg id：</w:t>
            </w:r>
            <w:r>
              <w:rPr>
                <w:rFonts w:hint="eastAsia"/>
                <w:b/>
              </w:rPr>
              <w:t>0x048</w:t>
            </w:r>
            <w:r>
              <w:rPr>
                <w:rFonts w:hint="eastAsia" w:eastAsia="宋体"/>
                <w:b/>
                <w:lang w:val="en-US" w:eastAsia="zh-CN"/>
              </w:rPr>
              <w:t>6</w:t>
            </w:r>
          </w:p>
        </w:tc>
        <w:tc>
          <w:tcPr>
            <w:tcW w:w="889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  <w:tc>
          <w:tcPr>
            <w:tcW w:w="1277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</w:tr>
      <w:tr>
        <w:trPr>
          <w:trHeight w:val="402" w:hRule="atLeast"/>
          <w:jc w:val="center"/>
        </w:trPr>
        <w:tc>
          <w:tcPr>
            <w:tcW w:w="84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V1.3</w:t>
            </w:r>
          </w:p>
        </w:tc>
        <w:tc>
          <w:tcPr>
            <w:tcW w:w="127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2023/02/17</w:t>
            </w:r>
          </w:p>
        </w:tc>
        <w:tc>
          <w:tcPr>
            <w:tcW w:w="708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93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蒋纯辉</w:t>
            </w:r>
          </w:p>
        </w:tc>
        <w:tc>
          <w:tcPr>
            <w:tcW w:w="3051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highlight w:val="green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  <w:t>新增APP相关协议(底色标黄)</w:t>
            </w:r>
          </w:p>
        </w:tc>
        <w:tc>
          <w:tcPr>
            <w:tcW w:w="889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  <w:tc>
          <w:tcPr>
            <w:tcW w:w="1277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</w:tr>
      <w:tr>
        <w:trPr>
          <w:trHeight w:val="402" w:hRule="atLeast"/>
          <w:jc w:val="center"/>
        </w:trPr>
        <w:tc>
          <w:tcPr>
            <w:tcW w:w="84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V1.4</w:t>
            </w:r>
          </w:p>
        </w:tc>
        <w:tc>
          <w:tcPr>
            <w:tcW w:w="127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2023/04/13</w:t>
            </w:r>
          </w:p>
        </w:tc>
        <w:tc>
          <w:tcPr>
            <w:tcW w:w="708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93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江建莉</w:t>
            </w:r>
          </w:p>
        </w:tc>
        <w:tc>
          <w:tcPr>
            <w:tcW w:w="3051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  <w:t>新增任务板1078、1079消息</w:t>
            </w:r>
          </w:p>
        </w:tc>
        <w:tc>
          <w:tcPr>
            <w:tcW w:w="889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  <w:tc>
          <w:tcPr>
            <w:tcW w:w="1277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</w:tr>
      <w:tr>
        <w:trPr>
          <w:trHeight w:val="402" w:hRule="atLeast"/>
          <w:jc w:val="center"/>
        </w:trPr>
        <w:tc>
          <w:tcPr>
            <w:tcW w:w="84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27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2023/07/26</w:t>
            </w:r>
          </w:p>
        </w:tc>
        <w:tc>
          <w:tcPr>
            <w:tcW w:w="708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U</w:t>
            </w:r>
          </w:p>
        </w:tc>
        <w:tc>
          <w:tcPr>
            <w:tcW w:w="93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江建莉</w:t>
            </w:r>
          </w:p>
        </w:tc>
        <w:tc>
          <w:tcPr>
            <w:tcW w:w="3051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  <w:t xml:space="preserve">新增控制偏差1182 </w:t>
            </w:r>
          </w:p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  <w:t>更新1086</w:t>
            </w:r>
          </w:p>
        </w:tc>
        <w:tc>
          <w:tcPr>
            <w:tcW w:w="889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  <w:tc>
          <w:tcPr>
            <w:tcW w:w="1277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</w:tr>
      <w:tr>
        <w:trPr>
          <w:trHeight w:val="402" w:hRule="atLeast"/>
          <w:jc w:val="center"/>
        </w:trPr>
        <w:tc>
          <w:tcPr>
            <w:tcW w:w="84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27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2024/03/13</w:t>
            </w:r>
          </w:p>
        </w:tc>
        <w:tc>
          <w:tcPr>
            <w:tcW w:w="708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U</w:t>
            </w:r>
          </w:p>
        </w:tc>
        <w:tc>
          <w:tcPr>
            <w:tcW w:w="93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黄金彪</w:t>
            </w:r>
          </w:p>
        </w:tc>
        <w:tc>
          <w:tcPr>
            <w:tcW w:w="3051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  <w:t xml:space="preserve">新增航线偏差1184 </w:t>
            </w:r>
          </w:p>
        </w:tc>
        <w:tc>
          <w:tcPr>
            <w:tcW w:w="889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  <w:tc>
          <w:tcPr>
            <w:tcW w:w="1277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</w:tr>
      <w:tr>
        <w:trPr>
          <w:trHeight w:val="402" w:hRule="atLeast"/>
          <w:jc w:val="center"/>
        </w:trPr>
        <w:tc>
          <w:tcPr>
            <w:tcW w:w="84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27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2024/07/09</w:t>
            </w:r>
          </w:p>
        </w:tc>
        <w:tc>
          <w:tcPr>
            <w:tcW w:w="708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U</w:t>
            </w:r>
          </w:p>
        </w:tc>
        <w:tc>
          <w:tcPr>
            <w:tcW w:w="936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lang w:val="en-US" w:eastAsia="zh-CN"/>
              </w:rPr>
              <w:t>黄金彪</w:t>
            </w:r>
          </w:p>
        </w:tc>
        <w:tc>
          <w:tcPr>
            <w:tcW w:w="3051" w:type="dxa"/>
            <w:vAlign w:val="bottom"/>
          </w:tcPr>
          <w:p>
            <w:pPr>
              <w:pStyle w:val="000025"/>
              <w:spacing w:before="156" w:line="240" w:lineRule="auto"/>
              <w:rPr>
                <w:rFonts w:hint="default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Arial"/>
                <w:iCs/>
                <w:color w:val="auto"/>
                <w:sz w:val="21"/>
                <w:szCs w:val="21"/>
                <w:highlight w:val="yellow"/>
                <w:lang w:val="en-US" w:eastAsia="zh-CN"/>
              </w:rPr>
              <w:t>1075号消息新增丰巢起飞条件检测相关</w:t>
            </w:r>
          </w:p>
        </w:tc>
        <w:tc>
          <w:tcPr>
            <w:tcW w:w="889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  <w:tc>
          <w:tcPr>
            <w:tcW w:w="1277" w:type="dxa"/>
            <w:vAlign w:val="bottom"/>
          </w:tcPr>
          <w:p>
            <w:pPr>
              <w:pStyle w:val="000025"/>
              <w:spacing w:before="156" w:line="240" w:lineRule="auto"/>
              <w:rPr>
                <w:rFonts w:ascii="宋体" w:hAnsi="宋体" w:eastAsia="宋体" w:cs="Arial"/>
                <w:iCs/>
                <w:color w:val="auto"/>
                <w:sz w:val="21"/>
                <w:szCs w:val="21"/>
              </w:rPr>
            </w:pPr>
          </w:p>
        </w:tc>
      </w:tr>
    </w:tbl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1、新增或改动部分用黄底色标色，上线后取消底色。</w:t>
      </w:r>
    </w:p>
    <w:p>
      <w:pPr>
        <w:pStyle w:val="00000d"/>
        <w:numPr>
          <w:ilvl w:val="0"/>
          <w:numId w:val="1"/>
        </w:numPr>
        <w:rPr/>
      </w:pPr>
      <w:r>
        <w:rPr>
          <w:rFonts w:hint="eastAsia"/>
        </w:rPr>
        <w:t>消息</w:t>
      </w:r>
      <w:r>
        <w:rPr/>
        <w:t>结构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851"/>
        <w:gridCol w:w="2126"/>
        <w:gridCol w:w="3623"/>
      </w:tblGrid>
      <w:tr>
        <w:trPr/>
        <w:tc>
          <w:tcPr>
            <w:tcW w:w="1696" w:type="dxa"/>
          </w:tcPr>
          <w:p>
            <w:pPr>
              <w:rPr/>
            </w:pPr>
            <w:r>
              <w:rPr>
                <w:rFonts w:hint="eastAsia"/>
              </w:rPr>
              <w:t>信息单元名称</w:t>
            </w:r>
          </w:p>
        </w:tc>
        <w:tc>
          <w:tcPr>
            <w:tcW w:w="851" w:type="dxa"/>
          </w:tcPr>
          <w:p>
            <w:pPr>
              <w:rPr/>
            </w:pPr>
            <w:r>
              <w:rPr>
                <w:rFonts w:hint="eastAsia"/>
              </w:rPr>
              <w:t>长度</w:t>
            </w:r>
          </w:p>
        </w:tc>
        <w:tc>
          <w:tcPr>
            <w:tcW w:w="2126" w:type="dxa"/>
          </w:tcPr>
          <w:p>
            <w:pPr>
              <w:rPr/>
            </w:pPr>
            <w:r>
              <w:rPr/>
              <w:t>数值</w:t>
            </w:r>
          </w:p>
        </w:tc>
        <w:tc>
          <w:tcPr>
            <w:tcW w:w="3623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trHeight w:val="195" w:hRule="atLeast"/>
        </w:trPr>
        <w:tc>
          <w:tcPr>
            <w:tcW w:w="1696" w:type="dxa"/>
          </w:tcPr>
          <w:p>
            <w:pPr>
              <w:rPr/>
            </w:pPr>
            <w:r>
              <w:rPr/>
              <w:t>start</w:t>
            </w:r>
          </w:p>
        </w:tc>
        <w:tc>
          <w:tcPr>
            <w:tcW w:w="851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>
            <w:pPr>
              <w:rPr/>
            </w:pPr>
            <w:r>
              <w:rPr>
                <w:rFonts w:hint="eastAsia"/>
              </w:rPr>
              <w:t>0x5aa5</w:t>
            </w:r>
          </w:p>
        </w:tc>
        <w:tc>
          <w:tcPr>
            <w:tcW w:w="3623" w:type="dxa"/>
          </w:tcPr>
          <w:p>
            <w:pPr>
              <w:rPr/>
            </w:pPr>
            <w:r>
              <w:rPr>
                <w:rFonts w:hint="eastAsia"/>
              </w:rPr>
              <w:t>消息</w:t>
            </w:r>
            <w:r>
              <w:rPr/>
              <w:t>起始符号</w:t>
            </w:r>
          </w:p>
        </w:tc>
      </w:tr>
      <w:tr>
        <w:trPr>
          <w:trHeight w:val="120" w:hRule="atLeast"/>
        </w:trPr>
        <w:tc>
          <w:tcPr>
            <w:tcW w:w="1696" w:type="dxa"/>
          </w:tcPr>
          <w:p>
            <w:pPr>
              <w:rPr/>
            </w:pPr>
            <w:r>
              <w:rPr/>
              <w:t>len</w:t>
            </w:r>
          </w:p>
        </w:tc>
        <w:tc>
          <w:tcPr>
            <w:tcW w:w="851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>
            <w:pPr>
              <w:rPr/>
            </w:pPr>
          </w:p>
        </w:tc>
        <w:bookmarkStart w:id="1" w:name="OLE_LINK6"/>
        <w:bookmarkStart w:id="2" w:name="OLE_LINK5"/>
        <w:tc>
          <w:tcPr>
            <w:tcW w:w="3623" w:type="dxa"/>
          </w:tcPr>
          <w:p>
            <w:pPr>
              <w:rPr/>
            </w:pPr>
            <w:r>
              <w:rPr/>
              <w:t>payload</w:t>
            </w:r>
            <w:r>
              <w:rPr>
                <w:rFonts w:hint="eastAsia"/>
              </w:rPr>
              <w:t>长度(最大长度65535byte)</w:t>
            </w:r>
            <w:bookmarkEnd w:id="1"/>
            <w:bookmarkEnd w:id="2"/>
          </w:p>
        </w:tc>
      </w:tr>
      <w:tr>
        <w:trPr>
          <w:trHeight w:val="225" w:hRule="atLeast"/>
        </w:trPr>
        <w:tc>
          <w:tcPr>
            <w:tcW w:w="1696" w:type="dxa"/>
          </w:tcPr>
          <w:p>
            <w:pPr>
              <w:rPr/>
            </w:pPr>
            <w:r>
              <w:rPr/>
              <w:t>m</w:t>
            </w:r>
            <w:r>
              <w:rPr>
                <w:rFonts w:hint="eastAsia"/>
              </w:rPr>
              <w:t>sg</w:t>
            </w:r>
            <w:r>
              <w:rPr/>
              <w:t>id</w:t>
            </w:r>
          </w:p>
        </w:tc>
        <w:tc>
          <w:tcPr>
            <w:tcW w:w="851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>
            <w:pPr>
              <w:rPr/>
            </w:pPr>
          </w:p>
        </w:tc>
        <w:tc>
          <w:tcPr>
            <w:tcW w:w="3623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33" w:hRule="atLeast"/>
        </w:trPr>
        <w:tc>
          <w:tcPr>
            <w:tcW w:w="1696" w:type="dxa"/>
          </w:tcPr>
          <w:p>
            <w:pPr>
              <w:rPr/>
            </w:pPr>
            <w:r>
              <w:rPr/>
              <w:t>seq</w:t>
            </w:r>
          </w:p>
        </w:tc>
        <w:tc>
          <w:tcPr>
            <w:tcW w:w="851" w:type="dxa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2126" w:type="dxa"/>
          </w:tcPr>
          <w:p>
            <w:pPr>
              <w:rPr/>
            </w:pPr>
          </w:p>
        </w:tc>
        <w:tc>
          <w:tcPr>
            <w:tcW w:w="3623" w:type="dxa"/>
          </w:tcPr>
          <w:p>
            <w:pPr>
              <w:rPr/>
            </w:pPr>
            <w:r>
              <w:rPr>
                <w:rFonts w:hint="eastAsia"/>
              </w:rPr>
              <w:t>消息</w:t>
            </w:r>
            <w:r>
              <w:rPr/>
              <w:t>计数</w:t>
            </w:r>
          </w:p>
        </w:tc>
      </w:tr>
      <w:tr>
        <w:trPr>
          <w:trHeight w:val="330" w:hRule="atLeast"/>
        </w:trPr>
        <w:tc>
          <w:tcPr>
            <w:tcW w:w="1696" w:type="dxa"/>
          </w:tcPr>
          <w:p>
            <w:pPr>
              <w:rPr/>
            </w:pPr>
            <w:r>
              <w:rPr/>
              <w:t>p</w:t>
            </w:r>
            <w:r>
              <w:rPr>
                <w:rFonts w:hint="eastAsia"/>
              </w:rPr>
              <w:t>a</w:t>
            </w:r>
            <w:r>
              <w:rPr/>
              <w:t>yload</w:t>
            </w:r>
          </w:p>
        </w:tc>
        <w:tc>
          <w:tcPr>
            <w:tcW w:w="851" w:type="dxa"/>
          </w:tcPr>
          <w:p>
            <w:pPr>
              <w:rPr/>
            </w:pPr>
          </w:p>
        </w:tc>
        <w:tc>
          <w:tcPr>
            <w:tcW w:w="2126" w:type="dxa"/>
          </w:tcPr>
          <w:p>
            <w:pPr>
              <w:rPr/>
            </w:pPr>
          </w:p>
        </w:tc>
        <w:tc>
          <w:tcPr>
            <w:tcW w:w="3623" w:type="dxa"/>
          </w:tcPr>
          <w:p>
            <w:pPr>
              <w:rPr/>
            </w:pPr>
          </w:p>
        </w:tc>
      </w:tr>
      <w:tr>
        <w:trPr>
          <w:trHeight w:val="90" w:hRule="atLeast"/>
        </w:trPr>
        <w:tc>
          <w:tcPr>
            <w:tcW w:w="1696" w:type="dxa"/>
          </w:tcPr>
          <w:p>
            <w:pPr>
              <w:rPr/>
            </w:pPr>
            <w:r>
              <w:rPr/>
              <w:t>c</w:t>
            </w:r>
            <w:r>
              <w:rPr>
                <w:rFonts w:hint="eastAsia"/>
              </w:rPr>
              <w:t>rc</w:t>
            </w:r>
          </w:p>
        </w:tc>
        <w:tc>
          <w:tcPr>
            <w:tcW w:w="851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>
            <w:pPr>
              <w:rPr/>
            </w:pPr>
          </w:p>
        </w:tc>
        <w:bookmarkStart w:id="3" w:name="OLE_LINK4"/>
        <w:bookmarkStart w:id="4" w:name="OLE_LINK3"/>
        <w:tc>
          <w:tcPr>
            <w:tcW w:w="3623" w:type="dxa"/>
          </w:tcPr>
          <w:p>
            <w:pPr>
              <w:rPr/>
            </w:pPr>
            <w:r>
              <w:rPr>
                <w:rFonts w:hint="eastAsia"/>
              </w:rPr>
              <w:t>计算</w:t>
            </w:r>
            <w:r>
              <w:rPr/>
              <w:t>从</w:t>
            </w:r>
            <w:r>
              <w:rPr>
                <w:rFonts w:hint="eastAsia"/>
              </w:rPr>
              <w:t>len开始</w:t>
            </w:r>
            <w:r>
              <w:rPr/>
              <w:t>到</w:t>
            </w:r>
            <w:r>
              <w:rPr>
                <w:rFonts w:hint="eastAsia"/>
              </w:rPr>
              <w:t>payload结束</w:t>
            </w:r>
            <w:bookmarkEnd w:id="3"/>
            <w:bookmarkEnd w:id="4"/>
          </w:p>
        </w:tc>
      </w:tr>
      <w:tr>
        <w:trPr>
          <w:trHeight w:val="259" w:hRule="atLeast"/>
        </w:trPr>
        <w:tc>
          <w:tcPr>
            <w:tcW w:w="1696" w:type="dxa"/>
          </w:tcPr>
          <w:p>
            <w:pPr>
              <w:rPr/>
            </w:pPr>
            <w:r>
              <w:rPr/>
              <w:t>e</w:t>
            </w:r>
            <w:r>
              <w:rPr>
                <w:rFonts w:hint="eastAsia"/>
              </w:rPr>
              <w:t>nd</w:t>
            </w:r>
          </w:p>
        </w:tc>
        <w:tc>
          <w:tcPr>
            <w:tcW w:w="851" w:type="dxa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>
            <w:pPr>
              <w:rPr/>
            </w:pPr>
            <w:r>
              <w:rPr>
                <w:rFonts w:hint="eastAsia"/>
              </w:rPr>
              <w:t>0x33</w:t>
            </w:r>
          </w:p>
        </w:tc>
        <w:tc>
          <w:tcPr>
            <w:tcW w:w="3623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数据传输模式:大端</w:t>
      </w:r>
    </w:p>
    <w:p>
      <w:pPr>
        <w:pStyle w:val="00000d"/>
        <w:numPr>
          <w:ilvl w:val="0"/>
          <w:numId w:val="1"/>
        </w:numPr>
        <w:rPr/>
      </w:pPr>
      <w:r>
        <w:rPr>
          <w:rFonts w:hint="eastAsia"/>
        </w:rPr>
        <w:t>信息单元说明</w:t>
      </w:r>
    </w:p>
    <w:p>
      <w:pPr>
        <w:pStyle w:val="00000f"/>
        <w:numPr>
          <w:ilvl w:val="1"/>
          <w:numId w:val="1"/>
        </w:numPr>
        <w:rPr/>
      </w:pPr>
      <w:r>
        <w:rPr/>
        <w:t>len</w:t>
      </w:r>
    </w:p>
    <w:p>
      <w:pPr>
        <w:rPr/>
      </w:pPr>
      <w:r>
        <w:rPr>
          <w:rFonts w:hint="eastAsia"/>
        </w:rPr>
        <w:t>pay</w:t>
      </w:r>
      <w:r>
        <w:rPr/>
        <w:t>load</w:t>
      </w:r>
      <w:r>
        <w:rPr>
          <w:rFonts w:hint="eastAsia"/>
        </w:rPr>
        <w:t>数据</w:t>
      </w:r>
      <w:r>
        <w:rPr/>
        <w:t>长度</w:t>
      </w:r>
      <w:r>
        <w:rPr>
          <w:rFonts w:hint="eastAsia"/>
        </w:rPr>
        <w:t xml:space="preserve"> (最大长度65535)</w:t>
      </w:r>
    </w:p>
    <w:p>
      <w:pPr>
        <w:rPr/>
      </w:pPr>
    </w:p>
    <w:p>
      <w:pPr>
        <w:pStyle w:val="00000f"/>
        <w:numPr>
          <w:ilvl w:val="1"/>
          <w:numId w:val="1"/>
        </w:numPr>
        <w:rPr/>
      </w:pPr>
      <w:r>
        <w:rPr/>
        <w:t>msg id</w:t>
      </w:r>
    </w:p>
    <w:p>
      <w:pPr>
        <w:rPr>
          <w:b/>
        </w:rPr>
      </w:pPr>
      <w:r>
        <w:rPr>
          <w:rFonts w:hint="eastAsia"/>
          <w:b/>
        </w:rPr>
        <w:t>消息ID</w:t>
      </w:r>
    </w:p>
    <w:p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</w:rPr>
        <w:t>Qgc-uocs: 0x0001-0x0</w:t>
      </w:r>
      <w:r>
        <w:rPr>
          <w:rFonts w:hint="eastAsia"/>
          <w:b/>
          <w:lang w:val="en-US" w:eastAsia="zh-CN"/>
        </w:rPr>
        <w:t>199</w:t>
      </w:r>
    </w:p>
    <w:p>
      <w:pPr>
        <w:rPr>
          <w:b/>
        </w:rPr>
      </w:pPr>
      <w:r>
        <w:rPr>
          <w:rFonts w:hint="eastAsia"/>
          <w:b/>
        </w:rPr>
        <w:t>Qgc-uav: 0x020</w:t>
      </w:r>
      <w:r>
        <w:rPr>
          <w:rFonts w:hint="eastAsia"/>
          <w:b/>
          <w:lang w:val="en-US" w:eastAsia="zh-CN"/>
        </w:rPr>
        <w:t>0</w:t>
      </w:r>
      <w:r>
        <w:rPr>
          <w:rFonts w:hint="eastAsia"/>
          <w:b/>
        </w:rPr>
        <w:t>-0x0400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uocs-qgc:  0x0401-0x0800</w:t>
      </w:r>
    </w:p>
    <w:p>
      <w:pPr>
        <w:rPr>
          <w:b/>
        </w:rPr>
      </w:pPr>
      <w:r>
        <w:rPr>
          <w:rFonts w:hint="eastAsia"/>
          <w:b/>
        </w:rPr>
        <w:t xml:space="preserve">     access(接入机)-&gt;qgc        0x0401-0x0430 </w:t>
      </w:r>
    </w:p>
    <w:p>
      <w:pPr>
        <w:rPr>
          <w:b/>
        </w:rPr>
      </w:pPr>
      <w:r>
        <w:rPr>
          <w:rFonts w:hint="eastAsia"/>
          <w:b/>
        </w:rPr>
        <w:t xml:space="preserve">     ASM（推送消息）-&gt;qgc     0x0431-0x0480</w:t>
      </w:r>
    </w:p>
    <w:p>
      <w:pPr>
        <w:rPr>
          <w:b/>
        </w:rPr>
      </w:pPr>
      <w:r>
        <w:rPr>
          <w:rFonts w:hint="eastAsia"/>
          <w:b/>
        </w:rPr>
        <w:t xml:space="preserve">      Uav-qgc                  0x0481-0x0800 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      Dis</w:t>
      </w:r>
      <w:r>
        <w:rPr>
          <w:rFonts w:hint="eastAsia"/>
          <w:b/>
        </w:rPr>
        <w:t>-&gt;qgc</w:t>
      </w:r>
      <w:r>
        <w:rPr>
          <w:rFonts w:hint="eastAsia"/>
          <w:b/>
          <w:lang w:val="en-US" w:eastAsia="zh-CN"/>
        </w:rPr>
        <w:t xml:space="preserve">                 </w:t>
      </w:r>
      <w:r>
        <w:rPr>
          <w:rFonts w:hint="eastAsia"/>
          <w:b/>
        </w:rPr>
        <w:t>0x</w:t>
      </w:r>
      <w:r>
        <w:rPr>
          <w:rFonts w:hint="eastAsia"/>
          <w:b/>
          <w:lang w:val="en-US" w:eastAsia="zh-CN"/>
        </w:rPr>
        <w:t>0801</w:t>
      </w:r>
      <w:r>
        <w:rPr>
          <w:rFonts w:hint="eastAsia"/>
          <w:b/>
        </w:rPr>
        <w:t>-0x0</w:t>
      </w:r>
      <w:r>
        <w:rPr>
          <w:rFonts w:hint="eastAsia"/>
          <w:b/>
          <w:lang w:val="en-US" w:eastAsia="zh-CN"/>
        </w:rPr>
        <w:t>830</w:t>
      </w:r>
    </w:p>
    <w:p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</w:rPr>
        <w:t>uocs(dis)-&gt; uocs(asm)</w:t>
      </w:r>
      <w:r>
        <w:rPr>
          <w:rFonts w:hint="eastAsia"/>
          <w:b/>
          <w:lang w:val="en-US" w:eastAsia="zh-CN"/>
        </w:rPr>
        <w:t xml:space="preserve">            </w:t>
      </w:r>
      <w:r>
        <w:rPr/>
        <w:t>0x</w:t>
      </w:r>
      <w:r>
        <w:rPr>
          <w:rFonts w:hint="eastAsia"/>
        </w:rPr>
        <w:t>0861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 xml:space="preserve"> </w:t>
      </w:r>
    </w:p>
    <w:p>
      <w:pPr>
        <w:rPr>
          <w:b/>
        </w:rPr>
      </w:pPr>
      <w:r>
        <w:rPr>
          <w:rFonts w:hint="eastAsia"/>
          <w:b/>
        </w:rPr>
        <w:t xml:space="preserve">                              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0xFFFF 保留全向广播；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 xml:space="preserve"> </w:t>
      </w:r>
    </w:p>
    <w:p>
      <w:pPr>
        <w:pStyle w:val="00000f"/>
        <w:numPr>
          <w:ilvl w:val="1"/>
          <w:numId w:val="1"/>
        </w:numPr>
        <w:rPr/>
      </w:pPr>
      <w:r>
        <w:rPr>
          <w:rFonts w:hint="eastAsia"/>
        </w:rPr>
        <w:t>seq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rPr/>
        <w:tc>
          <w:tcPr>
            <w:tcW w:w="2765" w:type="dxa"/>
          </w:tcPr>
          <w:p>
            <w:pPr>
              <w:rPr/>
            </w:pPr>
            <w:r>
              <w:rPr>
                <w:rFonts w:hint="eastAsia"/>
              </w:rPr>
              <w:t>信息</w:t>
            </w:r>
            <w:r>
              <w:rPr/>
              <w:t>单元名称</w:t>
            </w:r>
          </w:p>
        </w:tc>
        <w:tc>
          <w:tcPr>
            <w:tcW w:w="2765" w:type="dxa"/>
          </w:tcPr>
          <w:p>
            <w:pPr>
              <w:rPr/>
            </w:pPr>
            <w:r>
              <w:rPr>
                <w:rFonts w:hint="eastAsia"/>
              </w:rPr>
              <w:t>数值</w:t>
            </w:r>
          </w:p>
        </w:tc>
        <w:tc>
          <w:tcPr>
            <w:tcW w:w="2766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2765" w:type="dxa"/>
          </w:tcPr>
          <w:p>
            <w:pPr>
              <w:jc w:val="center"/>
              <w:rPr/>
            </w:pPr>
            <w:r>
              <w:rPr>
                <w:rFonts w:hint="eastAsia"/>
              </w:rPr>
              <w:t>seq</w:t>
            </w:r>
          </w:p>
        </w:tc>
        <w:tc>
          <w:tcPr>
            <w:tcW w:w="2765" w:type="dxa"/>
          </w:tcPr>
          <w:p>
            <w:pPr>
              <w:rPr/>
            </w:pPr>
            <w:r>
              <w:rPr>
                <w:rFonts w:hint="eastAsia"/>
              </w:rPr>
              <w:t>0</w:t>
            </w:r>
            <w:r>
              <w:rPr/>
              <w:t>~0xffffffff</w:t>
            </w:r>
          </w:p>
        </w:tc>
        <w:tc>
          <w:tcPr>
            <w:tcW w:w="2766" w:type="dxa"/>
          </w:tcPr>
          <w:p>
            <w:pPr>
              <w:rPr/>
            </w:pPr>
            <w:r>
              <w:rPr>
                <w:rFonts w:hint="eastAsia"/>
              </w:rPr>
              <w:t>消息计数</w:t>
            </w:r>
          </w:p>
        </w:tc>
      </w:tr>
    </w:tbl>
    <w:p>
      <w:pPr>
        <w:rPr/>
      </w:pPr>
    </w:p>
    <w:p>
      <w:pPr>
        <w:rPr>
          <w:b/>
        </w:rPr>
      </w:pPr>
    </w:p>
    <w:p>
      <w:pPr>
        <w:pStyle w:val="00000f"/>
        <w:numPr>
          <w:ilvl w:val="1"/>
          <w:numId w:val="1"/>
        </w:numPr>
        <w:rPr/>
      </w:pPr>
      <w:r>
        <w:rPr/>
        <w:t>payload</w:t>
      </w:r>
    </w:p>
    <w:p>
      <w:pPr>
        <w:rPr/>
      </w:pPr>
      <w:r>
        <w:rPr>
          <w:rFonts w:hint="eastAsia"/>
        </w:rPr>
        <w:t>消息</w:t>
      </w:r>
      <w:r>
        <w:rPr/>
        <w:t>内容</w:t>
      </w:r>
    </w:p>
    <w:p>
      <w:pPr>
        <w:rPr/>
      </w:pPr>
    </w:p>
    <w:p>
      <w:pPr>
        <w:pStyle w:val="00000f"/>
        <w:numPr>
          <w:ilvl w:val="1"/>
          <w:numId w:val="1"/>
        </w:numPr>
        <w:rPr/>
      </w:pPr>
      <w:r>
        <w:rPr/>
        <w:t>crc</w:t>
      </w:r>
    </w:p>
    <w:p>
      <w:pPr>
        <w:rPr/>
      </w:pPr>
      <w:r>
        <w:rPr>
          <w:rFonts w:hint="eastAsia"/>
        </w:rPr>
        <w:t>CRC采用CCITT，</w:t>
      </w:r>
      <w:r>
        <w:rPr/>
        <w:t>多项式</w:t>
      </w:r>
      <w:r>
        <w:rPr>
          <w:rFonts w:hint="eastAsia"/>
        </w:rPr>
        <w:t>:X16+X12+X5+1</w:t>
      </w:r>
    </w:p>
    <w:p>
      <w:pPr>
        <w:rPr/>
      </w:pPr>
      <w:r>
        <w:rPr>
          <w:rFonts w:hint="eastAsia"/>
        </w:rPr>
        <w:t>CRC初值0xffff</w:t>
      </w:r>
    </w:p>
    <w:p>
      <w:pPr>
        <w:rPr/>
      </w:pPr>
      <w:r>
        <w:rPr/>
        <w:t>CRC_MASK:0x1156</w:t>
      </w:r>
    </w:p>
    <w:p>
      <w:pPr>
        <w:rPr/>
      </w:pPr>
    </w:p>
    <w:p>
      <w:pPr>
        <w:rPr/>
      </w:pPr>
      <w:r>
        <w:rPr/>
        <w:t>const u16 c_CCITTTable[256] =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  0x0000, 0x1021, 0x2042, 0x3063, 0x4084, 0x50a5, 0x60c6, 0x70e7,</w:t>
      </w:r>
    </w:p>
    <w:p>
      <w:pPr>
        <w:rPr/>
      </w:pPr>
      <w:r>
        <w:rPr/>
        <w:t xml:space="preserve">    0x8108, 0x9129, 0xa14a, 0xb16b, 0xc18c, 0xd1ad, 0xe1ce, 0xf1ef,</w:t>
      </w:r>
    </w:p>
    <w:p>
      <w:pPr>
        <w:rPr/>
      </w:pPr>
      <w:r>
        <w:rPr/>
        <w:t xml:space="preserve">    0x1231, 0x0210, 0x3273, 0x2252, 0x52b5, 0x4294, 0x72f7, 0x62d6,</w:t>
      </w:r>
    </w:p>
    <w:p>
      <w:pPr>
        <w:rPr/>
      </w:pPr>
      <w:r>
        <w:rPr/>
        <w:t xml:space="preserve">    0x9339, 0x8318, 0xb37b, 0xa35a, 0xd3bd, 0xc39c, 0xf3ff, 0xe3de,</w:t>
      </w:r>
    </w:p>
    <w:p>
      <w:pPr>
        <w:rPr/>
      </w:pPr>
      <w:r>
        <w:rPr/>
        <w:t xml:space="preserve">    0x2462, 0x3443, 0x0420, 0x1401, 0x64e6, 0x74c7, 0x44a4, 0x5485,</w:t>
      </w:r>
    </w:p>
    <w:p>
      <w:pPr>
        <w:rPr/>
      </w:pPr>
      <w:r>
        <w:rPr/>
        <w:t xml:space="preserve">    0xa56a, 0xb54b, 0x8528, 0x9509, 0xe5ee, 0xf5cf, 0xc5ac, 0xd58d,</w:t>
      </w:r>
    </w:p>
    <w:p>
      <w:pPr>
        <w:rPr/>
      </w:pPr>
      <w:r>
        <w:rPr/>
        <w:t xml:space="preserve">    0x3653, 0x2672, 0x1611, 0x0630, 0x76d7, 0x66f6, 0x5695, 0x46b4,</w:t>
      </w:r>
    </w:p>
    <w:p>
      <w:pPr>
        <w:rPr/>
      </w:pPr>
      <w:r>
        <w:rPr/>
        <w:t xml:space="preserve">    0xb75b, 0xa77a, 0x9719, 0x8738, 0xf7df, 0xe7fe, 0xd79d, 0xc7bc,</w:t>
      </w:r>
    </w:p>
    <w:p>
      <w:pPr>
        <w:rPr/>
      </w:pPr>
      <w:r>
        <w:rPr/>
        <w:t xml:space="preserve">    0x48c4, 0x58e5, 0x6886, 0x78a7, 0x0840, 0x1861, 0x2802, 0x3823,</w:t>
      </w:r>
    </w:p>
    <w:p>
      <w:pPr>
        <w:rPr/>
      </w:pPr>
      <w:r>
        <w:rPr/>
        <w:t xml:space="preserve">    0xc9cc, 0xd9ed, 0xe98e, 0xf9af, 0x8948, 0x9969, 0xa90a, 0xb92b,</w:t>
      </w:r>
    </w:p>
    <w:p>
      <w:pPr>
        <w:rPr/>
      </w:pPr>
      <w:r>
        <w:rPr/>
        <w:t xml:space="preserve">    0x5af5, 0x4ad4, 0x7ab7, 0x6a96, 0x1a71, 0x0a50, 0x3a33, 0x2a12,</w:t>
      </w:r>
    </w:p>
    <w:p>
      <w:pPr>
        <w:rPr/>
      </w:pPr>
      <w:r>
        <w:rPr/>
        <w:t xml:space="preserve">    0xdbfd, 0xcbdc, 0xfbbf, 0xeb9e, 0x9b79, 0x8b58, 0xbb3b, 0xab1a,</w:t>
      </w:r>
    </w:p>
    <w:p>
      <w:pPr>
        <w:rPr/>
      </w:pPr>
      <w:r>
        <w:rPr/>
        <w:t xml:space="preserve">    0x6ca6, 0x7c87, 0x4ce4, 0x5cc5, 0x2c22, 0x3c03, 0x0c60, 0x1c41,</w:t>
      </w:r>
    </w:p>
    <w:p>
      <w:pPr>
        <w:rPr/>
      </w:pPr>
      <w:r>
        <w:rPr/>
        <w:t xml:space="preserve">    0xedae, 0xfd8f, 0xcdec, 0xddcd, 0xad2a, 0xbd0b, 0x8d68, 0x9d49,</w:t>
      </w:r>
    </w:p>
    <w:p>
      <w:pPr>
        <w:rPr/>
      </w:pPr>
      <w:r>
        <w:rPr/>
        <w:t xml:space="preserve">    0x7e97, 0x6eb6, 0x5ed5, 0x4ef4, 0x3e13, 0x2e32, 0x1e51, 0x0e70,</w:t>
      </w:r>
    </w:p>
    <w:p>
      <w:pPr>
        <w:rPr/>
      </w:pPr>
      <w:r>
        <w:rPr/>
        <w:t xml:space="preserve">    0xff9f, 0xefbe, 0xdfdd, 0xcffc, 0xbf1b, 0xaf3a, 0x9f59, 0x8f78,</w:t>
      </w:r>
    </w:p>
    <w:p>
      <w:pPr>
        <w:rPr/>
      </w:pPr>
      <w:r>
        <w:rPr/>
        <w:t xml:space="preserve">    0x9188, 0x81a9, 0xb1ca, 0xa1eb, 0xd10c, 0xc12d, 0xf14e, 0xe16f,</w:t>
      </w:r>
    </w:p>
    <w:p>
      <w:pPr>
        <w:rPr/>
      </w:pPr>
      <w:r>
        <w:rPr/>
        <w:t xml:space="preserve">    0x1080, 0x00a1, 0x30c2, 0x20e3, 0x5004, 0x4025, 0x7046, 0x6067,</w:t>
      </w:r>
    </w:p>
    <w:p>
      <w:pPr>
        <w:rPr/>
      </w:pPr>
      <w:r>
        <w:rPr/>
        <w:t xml:space="preserve">    0x83b9, 0x9398, 0xa3fb, 0xb3da, 0xc33d, 0xd31c, 0xe37f, 0xf35e,</w:t>
      </w:r>
    </w:p>
    <w:p>
      <w:pPr>
        <w:rPr/>
      </w:pPr>
      <w:r>
        <w:rPr/>
        <w:t xml:space="preserve">    0x02b1, 0x1290, 0x22f3, 0x32d2, 0x4235, 0x5214, 0x6277, 0x7256,</w:t>
      </w:r>
    </w:p>
    <w:p>
      <w:pPr>
        <w:rPr/>
      </w:pPr>
      <w:r>
        <w:rPr/>
        <w:t xml:space="preserve">    0xb5ea, 0xa5cb, 0x95a8, 0x8589, 0xf56e, 0xe54f, 0xd52c, 0xc50d,</w:t>
      </w:r>
    </w:p>
    <w:p>
      <w:pPr>
        <w:rPr/>
      </w:pPr>
      <w:r>
        <w:rPr/>
        <w:t xml:space="preserve">    0x34e2, 0x24c3, 0x14a0, 0x0481, 0x7466, 0x6447, 0x5424, 0x4405,</w:t>
      </w:r>
    </w:p>
    <w:p>
      <w:pPr>
        <w:rPr/>
      </w:pPr>
      <w:r>
        <w:rPr/>
        <w:t xml:space="preserve">    0xa7db, 0xb7fa, 0x8799, 0x97b8, 0xe75f, 0xf77e, 0xc71d, 0xd73c,</w:t>
      </w:r>
    </w:p>
    <w:p>
      <w:pPr>
        <w:rPr/>
      </w:pPr>
      <w:r>
        <w:rPr/>
        <w:t xml:space="preserve">    0x26d3, 0x36f2, 0x0691, 0x16b0, 0x6657, 0x7676, 0x4615, 0x5634,</w:t>
      </w:r>
    </w:p>
    <w:p>
      <w:pPr>
        <w:rPr/>
      </w:pPr>
      <w:r>
        <w:rPr/>
        <w:t xml:space="preserve">    0xd94c, 0xc96d, 0xf90e, 0xe92f, 0x99c8, 0x89e9, 0xb98a, 0xa9ab,</w:t>
      </w:r>
    </w:p>
    <w:p>
      <w:pPr>
        <w:rPr/>
      </w:pPr>
      <w:r>
        <w:rPr/>
        <w:t xml:space="preserve">    0x5844, 0x4865, 0x7806, 0x6827, 0x18c0, 0x08e1, 0x3882, 0x28a3,</w:t>
      </w:r>
    </w:p>
    <w:p>
      <w:pPr>
        <w:rPr/>
      </w:pPr>
      <w:r>
        <w:rPr/>
        <w:t xml:space="preserve">    0xcb7d, 0xdb5c, 0xeb3f, 0xfb1e, 0x8bf9, 0x9bd8, 0xabbb, 0xbb9a,</w:t>
      </w:r>
    </w:p>
    <w:p>
      <w:pPr>
        <w:rPr/>
      </w:pPr>
      <w:r>
        <w:rPr/>
        <w:t xml:space="preserve">    0x4a75, 0x5a54, 0x6a37, 0x7a16, 0x0af1, 0x1ad0, 0x2ab3, 0x3a92,</w:t>
      </w:r>
    </w:p>
    <w:p>
      <w:pPr>
        <w:rPr/>
      </w:pPr>
      <w:r>
        <w:rPr/>
        <w:t xml:space="preserve">    0xfd2e, 0xed0f, 0xdd6c, 0xcd4d, 0xbdaa, 0xad8b, 0x9de8, 0x8dc9,</w:t>
      </w:r>
    </w:p>
    <w:p>
      <w:pPr>
        <w:rPr/>
      </w:pPr>
      <w:r>
        <w:rPr/>
        <w:t xml:space="preserve">    0x7c26, 0x6c07, 0x5c64, 0x4c45, 0x3ca2, 0x2c83, 0x1ce0, 0x0cc1,</w:t>
      </w:r>
    </w:p>
    <w:p>
      <w:pPr>
        <w:rPr/>
      </w:pPr>
      <w:r>
        <w:rPr/>
        <w:t xml:space="preserve">    0xef1f, 0xff3e, 0xcf5d, 0xdf7c, 0xaf9b, 0xbfba, 0x8fd9, 0x9ff8,</w:t>
      </w:r>
    </w:p>
    <w:p>
      <w:pPr>
        <w:rPr/>
      </w:pPr>
      <w:r>
        <w:rPr/>
        <w:t xml:space="preserve">    0x6e17, 0x7e36, 0x4e55, 0x5e74, 0x2e93, 0x3eb2, 0x0ed1, 0x1ef0,</w:t>
      </w:r>
    </w:p>
    <w:p>
      <w:pPr>
        <w:rPr/>
      </w:pPr>
      <w:r>
        <w:rPr/>
        <w:t>};</w:t>
      </w:r>
    </w:p>
    <w:p>
      <w:pPr>
        <w:rPr/>
      </w:pPr>
    </w:p>
    <w:p>
      <w:pPr>
        <w:rPr/>
      </w:pPr>
      <w:r>
        <w:rPr/>
        <w:t>#define CRC16_MASK</w:t>
        <w:tab/>
        <w:t>0x1156</w:t>
      </w:r>
    </w:p>
    <w:p>
      <w:pPr>
        <w:rPr/>
      </w:pPr>
    </w:p>
    <w:p>
      <w:pPr>
        <w:rPr/>
      </w:pPr>
      <w:r>
        <w:rPr/>
        <w:t>u16 count_crc16(u8 * p_in,u32 len)(u8 *p_in, u32 len)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  u16 crc;</w:t>
      </w:r>
    </w:p>
    <w:p>
      <w:pPr>
        <w:rPr/>
      </w:pPr>
    </w:p>
    <w:p>
      <w:pPr>
        <w:rPr/>
      </w:pPr>
      <w:r>
        <w:rPr/>
        <w:t xml:space="preserve">    crc = 0xffff;</w:t>
      </w:r>
    </w:p>
    <w:p>
      <w:pPr>
        <w:rPr/>
      </w:pPr>
      <w:r>
        <w:rPr/>
        <w:t xml:space="preserve">    </w:t>
      </w:r>
    </w:p>
    <w:p>
      <w:pPr>
        <w:rPr/>
      </w:pPr>
      <w:r>
        <w:rPr/>
        <w:t xml:space="preserve">    while(len--)</w:t>
      </w:r>
    </w:p>
    <w:p>
      <w:pPr>
        <w:rPr/>
      </w:pPr>
      <w:r>
        <w:rPr/>
        <w:t xml:space="preserve">    {</w:t>
      </w:r>
    </w:p>
    <w:p>
      <w:pPr>
        <w:rPr/>
      </w:pPr>
      <w:r>
        <w:rPr/>
        <w:t xml:space="preserve">        crc = ((crc &amp; 0xff) &lt;&lt; 8) ^ c_CCITTTable[((crc &gt;&gt; 8) ^ *(p_in++)) &amp; 0xff];</w:t>
      </w:r>
    </w:p>
    <w:p>
      <w:pPr>
        <w:rPr/>
      </w:pPr>
      <w:r>
        <w:rPr/>
        <w:t xml:space="preserve">    }</w:t>
      </w:r>
    </w:p>
    <w:p>
      <w:pPr>
        <w:rPr/>
      </w:pPr>
    </w:p>
    <w:p>
      <w:pPr>
        <w:rPr/>
      </w:pPr>
      <w:r>
        <w:rPr/>
        <w:tab/>
        <w:t>crc = (~crc) ^ CRC16_MASK;</w:t>
      </w:r>
    </w:p>
    <w:p>
      <w:pPr>
        <w:rPr/>
      </w:pPr>
    </w:p>
    <w:p>
      <w:pPr>
        <w:rPr/>
      </w:pPr>
      <w:r>
        <w:rPr/>
        <w:t xml:space="preserve">    return crc;</w:t>
      </w:r>
    </w:p>
    <w:p>
      <w:pPr>
        <w:rPr/>
      </w:pPr>
      <w:r>
        <w:rPr/>
        <w:t>}</w:t>
      </w:r>
    </w:p>
    <w:p>
      <w:pPr>
        <w:rPr/>
      </w:pPr>
    </w:p>
    <w:p>
      <w:pPr>
        <w:pStyle w:val="00000d"/>
        <w:numPr>
          <w:ilvl w:val="0"/>
          <w:numId w:val="1"/>
        </w:num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msg定义</w:t>
      </w:r>
    </w:p>
    <w:p>
      <w:pPr>
        <w:rPr/>
      </w:pPr>
    </w:p>
    <w:p>
      <w:pPr>
        <w:pStyle w:val="00000f"/>
        <w:numPr>
          <w:ilvl w:val="1"/>
          <w:numId w:val="1"/>
        </w:num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qgc-&gt;uocs(gcm)</w:t>
      </w: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连接请求（重连机制）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 xml:space="preserve"> 0x</w:t>
      </w:r>
      <w:r>
        <w:rPr>
          <w:rFonts w:hint="eastAsia"/>
        </w:rPr>
        <w:t>0001（十进制：1）</w:t>
      </w:r>
    </w:p>
    <w:p>
      <w:pPr>
        <w:pStyle w:val="000024"/>
        <w:ind w:firstLine="0" w:firstLineChars="0"/>
        <w:rPr/>
      </w:pPr>
      <w:r>
        <w:rPr>
          <w:rFonts w:hint="eastAsia"/>
        </w:rPr>
        <w:t>len:</w:t>
      </w:r>
      <w:r>
        <w:rPr/>
        <w:t xml:space="preserve"> P</w:t>
      </w:r>
      <w:r>
        <w:rPr>
          <w:rFonts w:hint="eastAsia"/>
        </w:rPr>
        <w:t>ayload长度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userNumber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用户工号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controlId</w:t>
            </w: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当前管控中心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regionValue</w:t>
            </w: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当前大区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functionCode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当前功能模块编码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TAKEOFF_LANDING_APP</w:t>
            </w:r>
            <w:r>
              <w:rPr>
                <w:rFonts w:hint="eastAsia"/>
                <w:highlight w:val="yellow"/>
                <w:lang w:val="en-US" w:eastAsia="zh-CN"/>
              </w:rPr>
              <w:t xml:space="preserve"> 代表APP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>
                <w:rFonts w:hint="eastAsia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</w:rPr>
            </w:pPr>
          </w:p>
        </w:tc>
        <w:tc>
          <w:tcPr>
            <w:tcW w:w="2131" w:type="dxa"/>
          </w:tcPr>
          <w:p>
            <w:pPr>
              <w:rPr>
                <w:rFonts w:hint="eastAsia"/>
              </w:rPr>
            </w:pPr>
          </w:p>
        </w:tc>
      </w:tr>
    </w:tbl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color w:val="FF0000"/>
        </w:rPr>
        <w:t>鉴权验证（新增）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25" w:firstLine="0" w:firstLineChars="0"/>
        <w:rPr/>
      </w:pPr>
      <w:r>
        <w:rPr>
          <w:rFonts w:hint="eastAsia"/>
        </w:rPr>
        <w:t>msg_id：</w:t>
      </w:r>
      <w:r>
        <w:rPr/>
        <w:t xml:space="preserve"> 0x</w:t>
      </w:r>
      <w:r>
        <w:rPr>
          <w:rFonts w:hint="eastAsia"/>
        </w:rPr>
        <w:t>0002（十进制：2）</w:t>
      </w:r>
    </w:p>
    <w:p>
      <w:pPr>
        <w:pStyle w:val="000024"/>
        <w:ind w:left="425" w:firstLine="0" w:firstLineChars="0"/>
        <w:rPr/>
      </w:pPr>
      <w:r>
        <w:rPr>
          <w:rFonts w:hint="eastAsia"/>
        </w:rPr>
        <w:t>len：payload长度；</w:t>
      </w:r>
    </w:p>
    <w:p>
      <w:pPr>
        <w:pStyle w:val="000024"/>
        <w:ind w:left="425" w:firstLine="0" w:firstLineChars="0"/>
        <w:rPr/>
      </w:pPr>
      <w:r>
        <w:rPr>
          <w:rFonts w:hint="eastAsia"/>
        </w:rPr>
        <w:t>payload: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 鉴权验证值，128bit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心跳请求（1分钟）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0003（十进制：3）</w:t>
      </w:r>
    </w:p>
    <w:p>
      <w:pPr>
        <w:pStyle w:val="000024"/>
        <w:ind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highlight w:val="yellow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无人机在线状态</w:t>
      </w:r>
    </w:p>
    <w:p>
      <w:pPr>
        <w:pStyle w:val="000024"/>
        <w:ind w:left="4" w:leftChars="2" w:firstLine="0" w:firstLineChars="0"/>
        <w:rPr>
          <w:highlight w:val="yellow"/>
        </w:rPr>
      </w:pPr>
      <w:r>
        <w:rPr>
          <w:rFonts w:hint="eastAsia"/>
          <w:highlight w:val="yellow"/>
        </w:rPr>
        <w:t>msg id：</w:t>
      </w:r>
      <w:r>
        <w:rPr>
          <w:highlight w:val="yellow"/>
        </w:rPr>
        <w:t>0x</w:t>
      </w:r>
      <w:r>
        <w:rPr>
          <w:rFonts w:hint="eastAsia"/>
          <w:highlight w:val="yellow"/>
        </w:rPr>
        <w:t>000</w:t>
      </w:r>
      <w:r>
        <w:rPr>
          <w:rFonts w:hint="eastAsia"/>
          <w:highlight w:val="yellow"/>
          <w:lang w:val="en-US" w:eastAsia="zh-CN"/>
        </w:rPr>
        <w:t>6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6</w:t>
      </w:r>
      <w:r>
        <w:rPr>
          <w:rFonts w:hint="eastAsia"/>
          <w:highlight w:val="yellow"/>
        </w:rPr>
        <w:t>）</w:t>
      </w:r>
    </w:p>
    <w:p>
      <w:pPr>
        <w:pStyle w:val="000024"/>
        <w:ind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>
          <w:rFonts w:hint="default"/>
          <w:lang w:val="en-US" w:eastAsia="zh-CN"/>
        </w:rPr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/>
        <w:br w:type="page"/>
      </w:r>
    </w:p>
    <w:p>
      <w:pPr>
        <w:pStyle w:val="00000f"/>
        <w:numPr>
          <w:ilvl w:val="1"/>
          <w:numId w:val="1"/>
        </w:numPr>
        <w:rPr/>
      </w:pPr>
      <w:r>
        <w:rPr>
          <w:rFonts w:hint="eastAsia" w:asciiTheme="minorEastAsia" w:hAnsiTheme="minorEastAsia" w:eastAsiaTheme="minorEastAsia" w:cstheme="minorEastAsia"/>
        </w:rPr>
        <w:t>qgc-&gt;uocs(uav)</w:t>
      </w: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命令</w:t>
      </w:r>
      <w:r>
        <w:rPr>
          <w:rFonts w:hint="eastAsia"/>
          <w:lang w:val="en-US" w:eastAsia="zh-CN"/>
        </w:rPr>
        <w:t>预</w:t>
      </w:r>
      <w:r>
        <w:rPr>
          <w:rFonts w:hint="eastAsia"/>
        </w:rPr>
        <w:t>请求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 xml:space="preserve"> 0x020</w:t>
      </w:r>
      <w:r>
        <w:rPr>
          <w:rFonts w:hint="eastAsia"/>
          <w:b/>
          <w:lang w:val="en-US" w:eastAsia="zh-CN"/>
        </w:rPr>
        <w:t>0</w:t>
      </w:r>
      <w:r>
        <w:rPr>
          <w:rFonts w:hint="eastAsia"/>
        </w:rPr>
        <w:t>（十进制：51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</w:p>
    <w:p>
      <w:pPr>
        <w:pStyle w:val="000024"/>
        <w:ind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requestid</w:t>
            </w:r>
          </w:p>
        </w:tc>
        <w:tc>
          <w:tcPr>
            <w:tcW w:w="2130" w:type="dxa"/>
          </w:tcPr>
          <w:p>
            <w:pPr>
              <w:rPr>
                <w:highlight w:val="yellow"/>
              </w:rPr>
            </w:pPr>
          </w:p>
        </w:tc>
        <w:tc>
          <w:tcPr>
            <w:tcW w:w="2131" w:type="dxa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</w:rPr>
              <w:t>请求ID</w:t>
            </w:r>
            <w:r>
              <w:rPr>
                <w:rFonts w:hint="eastAsia"/>
                <w:highlight w:val="yellow"/>
                <w:lang w:val="en-US" w:eastAsia="zh-CN"/>
              </w:rPr>
              <w:t xml:space="preserve"> (与命令请求id一致。)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Object:和命令请求一样</w:t>
      </w:r>
    </w:p>
    <w:p>
      <w:pPr>
        <w:rPr>
          <w:rFonts w:hint="default" w:asciiTheme="minorEastAsia" w:hAnsiTheme="minorEastAsia" w:cstheme="minorEastAsia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命令请求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msg id：</w:t>
      </w:r>
      <w:r>
        <w:rPr>
          <w:rFonts w:hint="eastAsia"/>
          <w:b/>
        </w:rPr>
        <w:t xml:space="preserve"> 0x0201</w:t>
      </w:r>
      <w:r>
        <w:rPr>
          <w:rFonts w:hint="eastAsia"/>
        </w:rPr>
        <w:t>（十进制：513）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注意：命令的seq值要和预命令一样</w:t>
      </w:r>
    </w:p>
    <w:p>
      <w:pPr>
        <w:pStyle w:val="000024"/>
        <w:ind w:firstLine="0" w:firstLineChars="0"/>
        <w:rPr>
          <w:rFonts w:hint="eastAsia"/>
        </w:rPr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requestid</w:t>
            </w:r>
          </w:p>
        </w:tc>
        <w:tc>
          <w:tcPr>
            <w:tcW w:w="2130" w:type="dxa"/>
          </w:tcPr>
          <w:p>
            <w:pPr>
              <w:rPr>
                <w:highlight w:val="none"/>
              </w:rPr>
            </w:pPr>
          </w:p>
        </w:tc>
        <w:tc>
          <w:tcPr>
            <w:tcW w:w="2131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hint="eastAsia" w:eastAsiaTheme="minor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</w:rPr>
              <w:t>请求ID</w:t>
            </w:r>
            <w:r>
              <w:rPr>
                <w:rFonts w:hint="eastAsia"/>
                <w:highlight w:val="none"/>
                <w:lang w:eastAsia="zh-CN"/>
              </w:rPr>
              <w:t>（</w:t>
            </w:r>
            <w:r>
              <w:rPr>
                <w:rFonts w:hint="eastAsia"/>
                <w:highlight w:val="none"/>
                <w:lang w:val="en-US" w:eastAsia="zh-CN"/>
              </w:rPr>
              <w:t>命令预请求一致</w:t>
            </w:r>
            <w:r>
              <w:rPr>
                <w:rFonts w:hint="eastAsia"/>
                <w:highlight w:val="none"/>
                <w:lang w:eastAsia="zh-CN"/>
              </w:rPr>
              <w:t>）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Object：</w:t>
      </w:r>
    </w:p>
    <w:p>
      <w:pPr>
        <w:rPr/>
      </w:pPr>
      <w:r>
        <w:rPr>
          <w:rFonts w:hint="eastAsia"/>
        </w:rPr>
        <w:t>起飞：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"TAKEOFF"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悬停/盘旋：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"LOITER_UNLIM"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恢复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"RECOVERY"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原路返航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"RETURN_HOME"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直线返航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"RETURN_STRAIGHT"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降落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"LANDING"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上锁（后不能开伞）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"DISARM"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上锁（后可以开伞）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"OPEN_UMBRELLA"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解锁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"ARM"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(预定)备降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"ALTERNATE"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24"/>
        <w:widowControl/>
        <w:ind w:firstLine="0" w:firstLineChars="0"/>
        <w:jc w:val="left"/>
        <w:rPr/>
      </w:pPr>
      <w:r>
        <w:rPr>
          <w:rFonts w:hint="eastAsia"/>
        </w:rPr>
        <w:t>指定备降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"DESIGNATED_ALTERNATE"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"lat"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114.478877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>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"lon"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22.671367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>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"alt_ground"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100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>.30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"alt_air"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450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>.10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  <w:b/>
        </w:rPr>
        <w:t>旋翼垂</w:t>
      </w:r>
      <w:r>
        <w:rPr>
          <w:rFonts w:hint="eastAsia"/>
        </w:rPr>
        <w:t xml:space="preserve"> 起电机依次怠速转动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ROTORS_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RUNNING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  <w:b/>
        </w:rPr>
        <w:t>固定翼</w:t>
      </w:r>
      <w:r>
        <w:rPr>
          <w:rFonts w:hint="eastAsia"/>
        </w:rPr>
        <w:t xml:space="preserve"> 尾推电机依次怠速转动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TAILPUSH_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RUNNING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  <w:b/>
        </w:rPr>
        <w:t>固定翼</w:t>
      </w:r>
      <w:r>
        <w:rPr>
          <w:rFonts w:hint="eastAsia"/>
        </w:rPr>
        <w:t xml:space="preserve"> 副翼左上右下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AILERON_LEFTUPRIGHTDOWN"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  <w:b/>
        </w:rPr>
        <w:t>固定翼</w:t>
      </w:r>
      <w:r>
        <w:rPr>
          <w:rFonts w:hint="eastAsia"/>
        </w:rPr>
        <w:t xml:space="preserve"> 副翼左下右上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AILERON_LEFTDOWNRIGHTUP"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  <w:b/>
        </w:rPr>
        <w:t>固定翼</w:t>
      </w:r>
      <w:r>
        <w:rPr>
          <w:rFonts w:hint="eastAsia"/>
        </w:rPr>
        <w:t xml:space="preserve"> 升降舵下摆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ELEVATOR_DOWN"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升降舵上摆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ELEVATOR_UP"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  <w:b/>
        </w:rPr>
        <w:t>固定翼</w:t>
      </w:r>
      <w:r>
        <w:rPr>
          <w:rFonts w:hint="eastAsia"/>
        </w:rPr>
        <w:t xml:space="preserve"> 方向舵左摆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ELEVATOR_LEFT"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  <w:r>
        <w:rPr>
          <w:rFonts w:hint="eastAsia"/>
          <w:b/>
        </w:rPr>
        <w:t>固定翼</w:t>
      </w:r>
      <w:r>
        <w:rPr>
          <w:rFonts w:hint="eastAsia"/>
        </w:rPr>
        <w:t xml:space="preserve"> 方向舵右摆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ELEVATOR_RIGHT"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  <w:r>
        <w:rPr>
          <w:rFonts w:hint="eastAsia"/>
        </w:rPr>
        <w:t>检测结果（成功)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ELEVATOR_SUCCESS"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检测结果(失败)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"CHECK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ELEVATOR_FAIL"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  <w:r>
        <w:rPr>
          <w:rFonts w:hint="eastAsia"/>
        </w:rPr>
        <w:t>飞机向前移动一个单位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"OPT_FRONT_UNIT"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飞机向后移动一个单位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"OPT_BACK_UNIT"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飞机向左移动一个单位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"OPT_RIGHT_UNIT"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飞机向左移动一个单位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"OPT_LEFT_UNIT"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飞机向上移动一个单位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"OPT_UP_UNIT"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飞机向下移动一个单位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"OPT_DOWN_UNIT"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24"/>
        <w:widowControl/>
        <w:ind w:firstLine="0" w:firstLineChars="0"/>
        <w:jc w:val="left"/>
        <w:rPr/>
      </w:pPr>
      <w:r>
        <w:rPr>
          <w:rFonts w:hint="eastAsia"/>
        </w:rPr>
        <w:t>测绘机拍照间距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"OPT_POTO_DISTANCE"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"capture_distance"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150.5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24"/>
        <w:widowControl/>
        <w:ind w:firstLine="0" w:firstLineChars="0"/>
        <w:jc w:val="left"/>
        <w:rPr/>
      </w:pPr>
      <w:r>
        <w:rPr>
          <w:rFonts w:hint="eastAsia"/>
        </w:rPr>
        <w:t>测绘机失联保护时间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"OPT_OFFLINE_TIME"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"lost_protect_maxtime"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600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  <w:r>
        <w:rPr>
          <w:rFonts w:hint="eastAsia"/>
        </w:rPr>
        <w:t>外挂相机执行拍一张照片动作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 EXTERNAL_DEVICE"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即将进入危险保护区域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 SAFETY_ENTER_AREA"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"areaId"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213124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 xml:space="preserve"> //进行区域id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即将退出危险保护区域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 SAFETY_QUIT_AREA"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"areaId"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213124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禁止开伞坠落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 SAFETY_PROHIBITION_OPEN_UMBRELLA"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24"/>
        <w:widowControl/>
        <w:ind w:firstLine="0" w:firstLineChars="0"/>
        <w:jc w:val="left"/>
        <w:rPr/>
      </w:pPr>
      <w:r>
        <w:rPr>
          <w:rFonts w:hint="eastAsia"/>
        </w:rPr>
        <w:t>允许开伞坠落。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 SAFETY_MAY_OPEN_UMBRELLA"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24"/>
        <w:widowControl/>
        <w:ind w:firstLine="0" w:firstLineChars="0"/>
        <w:jc w:val="left"/>
        <w:rPr/>
      </w:pPr>
      <w:r>
        <w:rPr>
          <w:rFonts w:hint="eastAsia"/>
        </w:rPr>
        <w:t>偏离航线进入危险保护区域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 SAFETY_ENTER_DANGER_AREA"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"danger_areaId"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4522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老化解锁确认命令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 SAFETY_ANEING_COMFIRM"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命令链路是否畅通测试指令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 SAFETY_TEST_PING"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/>
        </w:rPr>
        <w:t>视觉logo</w:t>
      </w:r>
      <w:r>
        <w:rPr/>
        <w:t xml:space="preserve"> id </w:t>
      </w:r>
      <w:r>
        <w:rPr>
          <w:rFonts w:hint="eastAsia"/>
        </w:rPr>
        <w:t>设置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 PARAM_LOGO_SET"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t_logo_id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0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l_logo_id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飞行至指定高度（带参，单个float，skylink cmd：0x00/0x10）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"uav_cmd": "GCS_AUTOTAKEOFF",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"params": {// protoBuf中用通用参数 onlyFloatParam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"height": 5.6</w:t>
        <w:tab/>
        <w:t>// float 上升的高度，m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设置控制模式（带参，单个int，skylink cmd：0x00/0x11）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"SET_CONTROL_MODE",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onlyIntParam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"mode": 0        // int 控制模式，默认为，具体值飞控暂未定义</w:t>
        <w:tab/>
        <w:tab/>
        <w:tab/>
        <w:tab/>
        <w:tab/>
        <w:tab/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飞行至指定位置（带参, skylink cmd：0x00/0x12）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"GCS_FLYTOPOINT",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 flyToPoint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ab/>
        <w:t xml:space="preserve">"lat": 112.1234567,   // double 纬度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ab/>
        <w:t xml:space="preserve">"lon": 22.1234567,    // double 经度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ab/>
        <w:t>"alt": 10.5,</w:t>
        <w:tab/>
        <w:t xml:space="preserve">   // float  海拔高，m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ab/>
        <w:t>"finishAct": 0        // int 结束动作 0:降落,1:悬停,2:盘旋,3:沿航线返航,4:直线返航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执行航线任务（带参，三个int, skylink cmd：0x00/0x13）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"GCS_WAYPOINT",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 wayPointMisson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"finishAct": 0,</w:t>
        <w:tab/>
        <w:t>// int 结束动作 0:降落,1:悬停,2:盘旋,3:沿航线返航,4:直线返航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ab/>
        <w:t xml:space="preserve">"index": 0,   </w:t>
        <w:tab/>
        <w:t>// int 飞向的航点索引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ab/>
        <w:t>"missionLine": 1</w:t>
        <w:tab/>
        <w:t>// int  航线ID，默认为1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ab/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直线返航（带参，单个int参数, skylink cmd：0x00/0x14）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"GCS_GOHOME",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onlyIntParam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"finishAct": 0    // int  结束动作 0:降落,1:悬停,2:盘旋,3:沿航线返航,4:直线返航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原路返航（带参，单个int参数, skylink cmd：0x00/0x15）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"GCS_COURSEBACK",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onlyIntParam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"finishAct": 0    // int  结束动作 0:降落,1:悬停,2:盘旋,3:沿航线返航,4:直线返航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自动备降（带参，单个int参数, skylink cmd：0x00/0x16）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"GCS_DIVERTAUTO",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onlyIntParam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"finishAct": 0    // int  结束动作 0:降落,1:悬停,2:盘旋,3:沿航线返航,4:直线返航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备降至指定备降点（带参，skylink cmd：0x00/0x17）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"GCS_DIVERTTODP",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diverToDPoint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"finishAct": 0,    // int  结束动作 0:降落,1:悬停,2:盘旋,3:沿航线返航,4:直线返航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"index": 0</w:t>
        <w:tab/>
        <w:t xml:space="preserve">        // int  飞向的备降点索引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热点环绕（带参，skylink cmd：0x00/0x18）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"GCS_HOTPOINT",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Hot_Point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"lat": 112.1234567,</w:t>
        <w:tab/>
        <w:t xml:space="preserve">// double 纬度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"lon": 22.1234567,</w:t>
        <w:tab/>
        <w:t xml:space="preserve">// double 经度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"alt": 10.5</w:t>
        <w:tab/>
        <w:t>,</w:t>
        <w:tab/>
        <w:t>// float  海拔高，m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"radius": 50.3,</w:t>
        <w:tab/>
        <w:t>// float  环绕半径，m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"speed": 10.3 </w:t>
        <w:tab/>
        <w:t>// float  环绕速度，方向 (俯视/下视) 顺时针为正，m/s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改变相对位置（带参，skylink cmd：0x00/0x19）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"GCS_CHANGEREFPOS",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Change_Ref_Pos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900" w:firstLineChars="5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"north": 10.5, </w:t>
        <w:tab/>
        <w:t>// float 北向移动距离，北为正，南为负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ab/>
        <w:t xml:space="preserve">"east" : 14.5, </w:t>
        <w:tab/>
        <w:t>// float 东向移动距离，东为正，西为负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改变相对高度（带参，一个float，skylink cmd：0x00/0x1A）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"GCS_CHANGEREFALT",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Change_Ref_Pos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"height": 5.6 </w:t>
        <w:tab/>
        <w:t>// float 相对高度，向下为正，m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改变相对航向（带参，一个float，skylink cmd：0x00/0x1B）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"GCS_CHANGEREFHEADING",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onlyFloatParam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"angle": 16.5</w:t>
        <w:tab/>
        <w:t>// float 相对航向，(俯视/下视) 顺时针为正，度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改变盘旋半径（带参，一个float，skylink cmd：0x00/0x1C）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"CHANGE_REF_RADIUS",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onlyFloatParam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"radius": 50.6</w:t>
        <w:tab/>
        <w:t>// float 盘旋半径，m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暂停航线任务（带参，单个int参数，skylink cmd：0x00/0x1D）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"GCS_PAUSE",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onlyIntParam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"finishAct": 0    // int  结束动作 0:降落,1:悬停,2:盘旋,3:沿航线返航,4:直线返航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放弃当前自动任务/终止任务（无参，skylink cmd：0x00/0x1f）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"uav_cmd": "GCS_ABORT",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"params": {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控制端地面检查(带参，单个int值，skylink cmd：0x00/0x20)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"GCS_GROUNDCHECK",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onlyIntParam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"checked": 0 </w:t>
        <w:tab/>
        <w:t>// int  保留位，默认为0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使能电机转动指令(带参，skylink cmd：0x00/0x21)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"MOTOR_ENABLE_RUN",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motorRunCmd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"pwmId": 5,,        // int PWM编号(电机、舵机) 1~16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"enabledValue":0,  // int 0/1 使能/停止转动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"value": 1000       // int 900~2000,  0 默认怠速转动；其他值不做反应, 反馈参数错误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第三方USER_IO输出控制（带参，skylink cmd：0x06/0x02）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"DEVICE_CTROL_OUT",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deviceCtrollOut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"ioCtrlBit": 0,</w:t>
        <w:tab/>
        <w:tab/>
        <w:t>// int io口控制位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"ioCtrlBitMark": 0</w:t>
        <w:tab/>
        <w:tab/>
        <w:t>// int io口掩码位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指定logo id设置 （带参，单个U8参数，skylink cmd：0x08/0x02）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"SET_LOG_ID",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onlyIntParam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"logoId": 0</w:t>
        <w:tab/>
        <w:t xml:space="preserve">   // int 指定前方降落点logoId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获取本机内部航线命令(无参，skylink cmd：0x08/0x10)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"AIR_LINE_GET",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删除本机航线 （带参，单个U8参数，skylink cmd：0x08/0x11）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"DELETE_AIR_LINE",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onlyIntParam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"lineId": 1</w:t>
        <w:tab/>
        <w:t xml:space="preserve">     // int  FCC内部航线ID，1~8：删除对应航线1-8；255：删除所有航线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使能本机航线命令（带参，skylink cmd：0x08/0x20）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"AIR_LINE_ENABLED",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airLineCheckData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"checkData":[1,0,0,0,0,0,0,0,0,0,0,0,0,0,0,0,0,0]    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// 18位的u8数组，第一位：航线ID，默认为1，第二位：校验方式，0：不校验；1：crc32 校验，取接下来的4个int值；2：md5校验，取其余所有值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商业化航电指令 ---  某条航线box下发完成命令(带参，skylink cmd：0x08/0x21)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"uav_cmd": "SEND_AIR_LINE_FINSHED",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"params": {// protoBuf中用通用参数 airLineCheckData 表示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"checkData":[1,0,0,0,0,0,0,0,0,0,0,0,0,0,0,0,0,0]   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540" w:firstLineChars="3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// 18位的u8数组，第一位：航线ID，默认为1，第二位：校验方式，0：不校验；1：crc32 校验，取接下来的4个int值；2：md5校验，取其余所有值；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/>
      </w:pP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参数设置请求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 xml:space="preserve"> 0x020</w:t>
      </w:r>
      <w:r>
        <w:rPr>
          <w:rFonts w:hint="eastAsia"/>
          <w:b/>
          <w:lang w:val="en-US" w:eastAsia="zh-CN"/>
        </w:rPr>
        <w:t>2</w:t>
      </w:r>
      <w:r>
        <w:rPr>
          <w:rFonts w:hint="eastAsia"/>
        </w:rPr>
        <w:t>（十进制：51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）</w:t>
      </w:r>
    </w:p>
    <w:p>
      <w:pPr>
        <w:pStyle w:val="000024"/>
        <w:ind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"destid"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"msgid"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515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"object"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uavid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"params"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:[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Courier New" w:hAnsi="Courier New"/>
          <w:color w:val="000000"/>
          <w:sz w:val="20"/>
        </w:rPr>
        <w:t>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32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n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ame"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"SN"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clazz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"int"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Courier New" w:hAnsi="Courier New"/>
          <w:color w:val="000000"/>
          <w:sz w:val="20"/>
        </w:rPr>
        <w:t>property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"RW"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value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100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},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Courier New" w:hAnsi="Courier New"/>
          <w:color w:val="000000"/>
          <w:sz w:val="20"/>
        </w:rPr>
        <w:t>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33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n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ame"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"sys"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clazz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"int"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Courier New" w:hAnsi="Courier New"/>
          <w:color w:val="000000"/>
          <w:sz w:val="20"/>
        </w:rPr>
        <w:t>property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"RO"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value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100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}</w:t>
      </w:r>
    </w:p>
    <w:p>
      <w:pPr>
        <w:ind w:firstLine="630" w:firstLineChars="3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]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},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"requestid"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"adfsdfsdecdef"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"srcid"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45222333555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"timastamp"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"1604972717212"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ind w:firstLine="630" w:firstLineChars="3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单个参数查询请求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>0x020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</w:rPr>
        <w:t>（十进制：51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）</w:t>
      </w:r>
    </w:p>
    <w:p>
      <w:pPr>
        <w:pStyle w:val="000024"/>
        <w:ind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"destid"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"msgid"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515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"object"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uavid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"params"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:[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Courier New" w:hAnsi="Courier New"/>
          <w:color w:val="000000"/>
          <w:sz w:val="20"/>
        </w:rPr>
        <w:t>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32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       （必填）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n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ame"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"SN"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 *（必填）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clazz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"int"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   （可填）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Courier New" w:hAnsi="Courier New"/>
          <w:color w:val="000000"/>
          <w:sz w:val="20"/>
        </w:rPr>
        <w:t>property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"RW"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(可填)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value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100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 xml:space="preserve">       (可填)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}</w:t>
      </w:r>
    </w:p>
    <w:p>
      <w:pPr>
        <w:ind w:firstLine="630" w:firstLineChars="3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]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},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"requestid"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"adfsdfsdecdef"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"srcid"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45222333555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"timastamp"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"1604972717212"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red"/>
          <w:lang w:val="en-US" w:eastAsia="zh-CN"/>
        </w:rPr>
        <w:t>无人机磁力计查询请求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>0x020</w:t>
      </w:r>
      <w:r>
        <w:rPr>
          <w:rFonts w:hint="eastAsia"/>
          <w:b/>
          <w:lang w:val="en-US" w:eastAsia="zh-CN"/>
        </w:rPr>
        <w:t>4</w:t>
      </w:r>
      <w:r>
        <w:rPr>
          <w:rFonts w:hint="eastAsia"/>
        </w:rPr>
        <w:t>（十进制：51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）</w:t>
      </w:r>
    </w:p>
    <w:p>
      <w:pPr>
        <w:pStyle w:val="000024"/>
        <w:ind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"destid"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3016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"msgid"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51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6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"object"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:{},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"requestid"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"adfsdfsdecdef"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"srcid"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45222333555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"timastamp"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"1604972717212"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ind w:firstLine="630" w:firstLineChars="3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ind w:firstLine="630" w:firstLineChars="3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通用（非二次权限）命令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 xml:space="preserve"> 0x020</w:t>
      </w:r>
      <w:r>
        <w:rPr>
          <w:rFonts w:hint="eastAsia"/>
          <w:b/>
          <w:lang w:val="en-US" w:eastAsia="zh-CN"/>
        </w:rPr>
        <w:t>5</w:t>
      </w:r>
      <w:r>
        <w:rPr>
          <w:rFonts w:hint="eastAsia"/>
        </w:rPr>
        <w:t>（十进制：51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）</w:t>
      </w:r>
    </w:p>
    <w:p>
      <w:pPr>
        <w:pStyle w:val="000024"/>
        <w:ind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requestid</w:t>
            </w:r>
          </w:p>
        </w:tc>
        <w:tc>
          <w:tcPr>
            <w:tcW w:w="2130" w:type="dxa"/>
          </w:tcPr>
          <w:p>
            <w:pPr>
              <w:rPr>
                <w:highlight w:val="none"/>
              </w:rPr>
            </w:pPr>
          </w:p>
        </w:tc>
        <w:tc>
          <w:tcPr>
            <w:tcW w:w="2131" w:type="dxa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hint="eastAsia" w:eastAsiaTheme="minor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Object :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"uav_cmd"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ADJUST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PRE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//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ADJUST,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ADJUST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PRE //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mag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_id"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ADJUST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PRE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    //碰力针预校准备；</w:t>
      </w: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ADJUST,             //磁力针校准</w:t>
      </w: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</w:p>
    <w:p>
      <w:pPr>
        <w:rPr>
          <w:rFonts w:hint="default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  <w:t>PREFLIGHT_CHECK_START   //航前检开始</w:t>
      </w:r>
    </w:p>
    <w:p>
      <w:pP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  <w:t>PREFLIGHT_CHECK_STOP    //航前栓结束</w:t>
      </w:r>
    </w:p>
    <w:p>
      <w:pP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</w:p>
    <w:p>
      <w:pPr>
        <w:rPr>
          <w:rFonts w:hint="default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  <w:t>ATTACH_TASKBOARD_THROW      //任务板抛投</w:t>
      </w:r>
    </w:p>
    <w:p>
      <w:pP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</w:p>
    <w:p>
      <w:pP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</w:p>
    <w:p>
      <w:pP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00000f"/>
        <w:numPr>
          <w:ilvl w:val="1"/>
          <w:numId w:val="1"/>
        </w:numPr>
        <w:rPr/>
      </w:pPr>
      <w:r>
        <w:rPr>
          <w:rFonts w:hint="eastAsia" w:asciiTheme="minorEastAsia" w:hAnsiTheme="minorEastAsia" w:eastAsiaTheme="minorEastAsia" w:cstheme="minorEastAsia"/>
        </w:rPr>
        <w:t>uocs(gcm)-&gt;qgc</w:t>
      </w:r>
    </w:p>
    <w:p>
      <w:pPr>
        <w:pStyle w:val="000011"/>
        <w:numPr>
          <w:ilvl w:val="2"/>
          <w:numId w:val="1"/>
        </w:numPr>
        <w:tabs>
          <w:tab w:val="left" w:pos="265"/>
        </w:tabs>
        <w:rPr/>
      </w:pPr>
      <w:r>
        <w:rPr>
          <w:rFonts w:hint="eastAsia"/>
          <w:color w:val="FF0000"/>
        </w:rPr>
        <w:t>鉴权挑战（新增）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0401（十进制：1025）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len:2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payload:</w:t>
      </w:r>
    </w:p>
    <w:p>
      <w:pPr>
        <w:rPr/>
      </w:pP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9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90" w:hRule="atLeast"/>
        </w:trPr>
        <w:tc>
          <w:tcPr>
            <w:tcW w:w="2130" w:type="dxa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object</w:t>
            </w:r>
          </w:p>
        </w:tc>
        <w:tc>
          <w:tcPr>
            <w:tcW w:w="2130" w:type="dxa"/>
          </w:tcPr>
          <w:p>
            <w:pPr>
              <w:rPr>
                <w:highlight w:val="yellow"/>
              </w:rPr>
            </w:pPr>
          </w:p>
        </w:tc>
        <w:tc>
          <w:tcPr>
            <w:tcW w:w="2131" w:type="dxa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消息内容 鉴权随机数</w:t>
            </w:r>
          </w:p>
          <w:p>
            <w:pPr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注返回-1:提示APP或地面站已登录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连接响应</w:t>
      </w:r>
    </w:p>
    <w:p>
      <w:pPr>
        <w:rPr/>
      </w:pPr>
      <w:r>
        <w:rPr>
          <w:rFonts w:hint="eastAsia"/>
        </w:rPr>
        <w:t>msg_id：</w:t>
      </w:r>
      <w:r>
        <w:rPr/>
        <w:t>0x</w:t>
      </w:r>
      <w:r>
        <w:rPr>
          <w:rFonts w:hint="eastAsia"/>
        </w:rPr>
        <w:t>0402（十进制：1026）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payload: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 状态 0成功 1鉴权失败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pStyle w:val="000024"/>
        <w:ind w:left="4" w:leftChars="2" w:firstLine="0" w:firstLineChars="0"/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心跳响应（1分钟）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0403（十进制：1027）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pStyle w:val="000024"/>
        <w:ind w:left="0" w:leftChars="0" w:firstLine="0" w:firstLineChars="0"/>
        <w:rPr/>
      </w:pPr>
    </w:p>
    <w:p>
      <w:pPr>
        <w:pStyle w:val="000024"/>
        <w:ind w:left="0" w:leftChars="0" w:firstLine="0" w:firstLineChars="0"/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无人机命令ACK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040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（十进制：102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pStyle w:val="000024"/>
        <w:ind w:left="0" w:leftChars="0" w:firstLine="0" w:firstLineChars="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24"/>
        <w:ind w:left="0" w:leftChars="0" w:firstLine="0" w:firstLineChars="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24"/>
        <w:ind w:left="0" w:leftChars="0" w:firstLine="0" w:firstLineChars="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24"/>
        <w:ind w:left="0" w:leftChars="0" w:firstLine="0" w:firstLineChars="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24"/>
        <w:ind w:left="0" w:leftChars="0" w:firstLine="0" w:firstLineChars="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命令</w:t>
      </w:r>
      <w:r>
        <w:rPr>
          <w:rFonts w:hint="eastAsia"/>
          <w:lang w:val="en-US" w:eastAsia="zh-CN"/>
        </w:rPr>
        <w:t>预</w:t>
      </w:r>
      <w:r>
        <w:rPr>
          <w:rFonts w:hint="eastAsia"/>
        </w:rPr>
        <w:t>请求</w:t>
      </w:r>
      <w:r>
        <w:rPr>
          <w:rFonts w:hint="eastAsia"/>
          <w:lang w:val="en-US" w:eastAsia="zh-CN"/>
        </w:rPr>
        <w:t xml:space="preserve">ACK 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040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（十进制：102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9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pStyle w:val="000024"/>
        <w:ind w:left="0" w:leftChars="0" w:firstLine="0" w:firstLineChars="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24"/>
        <w:ind w:left="0" w:leftChars="0" w:firstLine="0" w:firstLineChars="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无人机在线响应</w:t>
      </w:r>
    </w:p>
    <w:p>
      <w:pPr>
        <w:pStyle w:val="000024"/>
        <w:ind w:left="4" w:leftChars="2" w:firstLine="0" w:firstLineChars="0"/>
        <w:rPr>
          <w:highlight w:val="yellow"/>
        </w:rPr>
      </w:pPr>
      <w:r>
        <w:rPr>
          <w:rFonts w:hint="eastAsia"/>
          <w:highlight w:val="yellow"/>
        </w:rPr>
        <w:t>msg id：</w:t>
      </w:r>
      <w:r>
        <w:rPr>
          <w:highlight w:val="yellow"/>
        </w:rPr>
        <w:t>0x</w:t>
      </w:r>
      <w:r>
        <w:rPr>
          <w:rFonts w:hint="eastAsia"/>
          <w:highlight w:val="yellow"/>
        </w:rPr>
        <w:t>040</w:t>
      </w:r>
      <w:r>
        <w:rPr>
          <w:rFonts w:hint="eastAsia"/>
          <w:highlight w:val="yellow"/>
          <w:lang w:val="en-US" w:eastAsia="zh-CN"/>
        </w:rPr>
        <w:t>6</w:t>
      </w:r>
      <w:r>
        <w:rPr>
          <w:rFonts w:hint="eastAsia"/>
          <w:highlight w:val="yellow"/>
        </w:rPr>
        <w:t>（十进制：10</w:t>
      </w:r>
      <w:r>
        <w:rPr>
          <w:rFonts w:hint="eastAsia"/>
          <w:highlight w:val="yellow"/>
          <w:lang w:val="en-US" w:eastAsia="zh-CN"/>
        </w:rPr>
        <w:t>30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pStyle w:val="000024"/>
        <w:ind w:left="0" w:leftChars="0" w:firstLine="0" w:firstLineChars="0"/>
        <w:rPr/>
      </w:pPr>
    </w:p>
    <w:p>
      <w:pPr>
        <w:pStyle w:val="000024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object</w:t>
      </w:r>
    </w:p>
    <w:p>
      <w:pPr>
        <w:pStyle w:val="000024"/>
        <w:ind w:left="0" w:leftChars="0" w:firstLine="0" w:firstLineChars="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"destid"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-1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"msgid"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1028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"object"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uavid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"status"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0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 xml:space="preserve">   // 0不在线， 1在线；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},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"requestid"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"adfsdfsdecdef"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"srcid"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"timastamp"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"1604972717212"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pStyle w:val="000024"/>
        <w:ind w:left="0" w:leftChars="0" w:firstLine="0" w:firstLineChars="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red"/>
          <w:lang w:val="en-US" w:eastAsia="zh-CN"/>
        </w:rPr>
        <w:t>无人机磁力计查询响应</w:t>
      </w:r>
    </w:p>
    <w:p>
      <w:pPr>
        <w:pStyle w:val="000024"/>
        <w:ind w:left="4" w:leftChars="2" w:firstLine="0" w:firstLineChars="0"/>
        <w:rPr>
          <w:highlight w:val="yellow"/>
        </w:rPr>
      </w:pPr>
      <w:r>
        <w:rPr>
          <w:rFonts w:hint="eastAsia"/>
          <w:highlight w:val="yellow"/>
        </w:rPr>
        <w:t>msg id：</w:t>
      </w:r>
      <w:r>
        <w:rPr>
          <w:highlight w:val="yellow"/>
        </w:rPr>
        <w:t>0x</w:t>
      </w:r>
      <w:r>
        <w:rPr>
          <w:rFonts w:hint="eastAsia"/>
          <w:highlight w:val="yellow"/>
        </w:rPr>
        <w:t>040</w:t>
      </w:r>
      <w:r>
        <w:rPr>
          <w:rFonts w:hint="eastAsia"/>
          <w:highlight w:val="yellow"/>
          <w:lang w:val="en-US" w:eastAsia="zh-CN"/>
        </w:rPr>
        <w:t>7</w:t>
      </w:r>
      <w:r>
        <w:rPr>
          <w:rFonts w:hint="eastAsia"/>
          <w:highlight w:val="yellow"/>
        </w:rPr>
        <w:t>（十进制：10</w:t>
      </w:r>
      <w:r>
        <w:rPr>
          <w:rFonts w:hint="eastAsia"/>
          <w:highlight w:val="yellow"/>
          <w:lang w:val="en-US" w:eastAsia="zh-CN"/>
        </w:rPr>
        <w:t>31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len:0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pStyle w:val="000024"/>
        <w:ind w:left="0" w:leftChars="0" w:firstLine="0" w:firstLineChars="0"/>
        <w:rPr/>
      </w:pPr>
    </w:p>
    <w:p>
      <w:pPr>
        <w:pStyle w:val="000024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object</w:t>
      </w:r>
    </w:p>
    <w:p>
      <w:pPr>
        <w:pStyle w:val="000024"/>
        <w:ind w:left="0" w:leftChars="0" w:firstLine="0" w:firstLineChars="0"/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"destid"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-1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"msgid"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10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31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"object"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uavid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3016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"status"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 xml:space="preserve">   // 0成功， 1失败；</w:t>
      </w:r>
    </w:p>
    <w:p>
      <w:pPr>
        <w:pStyle w:val="000024"/>
        <w:ind w:firstLine="630" w:firstLineChars="300"/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magset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[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1,2,3],</w:t>
      </w:r>
    </w:p>
    <w:p>
      <w:pPr>
        <w:pStyle w:val="000024"/>
        <w:ind w:firstLine="630" w:firstLineChars="3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errorsAck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default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 xml:space="preserve"> // </w:t>
      </w:r>
      <w:bookmarkStart w:id="5" w:name="OLE_LINK1"/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E_UOCS_MAG_ACK_4</w:t>
      </w:r>
      <w:bookmarkEnd w:id="5"/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:不在线  E_UOCS_MAG_ACK_5:不是上锁状态 E_UOCS_MAG_ACK_6:存在飞行任务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},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"requestid"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"adfsdfsdecdef"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"srcid"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3016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"timastamp"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"1604972717212"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pStyle w:val="000024"/>
        <w:ind w:left="0" w:leftChars="0" w:firstLine="0" w:firstLineChars="0"/>
        <w:rPr/>
      </w:pPr>
    </w:p>
    <w:p>
      <w:pPr>
        <w:rPr/>
      </w:pPr>
      <w:r>
        <w:rPr/>
        <w:br w:type="page"/>
      </w:r>
    </w:p>
    <w:p>
      <w:pPr>
        <w:pStyle w:val="00000f"/>
        <w:numPr>
          <w:ilvl w:val="1"/>
          <w:numId w:val="1"/>
        </w:numPr>
        <w:rPr/>
      </w:pPr>
      <w:r>
        <w:rPr>
          <w:rFonts w:hint="eastAsia" w:asciiTheme="minorEastAsia" w:hAnsiTheme="minorEastAsia" w:eastAsiaTheme="minorEastAsia" w:cstheme="minorEastAsia"/>
        </w:rPr>
        <w:t>uocs(uav)-&gt;qgc</w:t>
      </w:r>
    </w:p>
    <w:p>
      <w:pPr>
        <w:pStyle w:val="000024"/>
        <w:ind w:left="4" w:leftChars="2" w:firstLine="0" w:firstLineChars="0"/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无人机姿态消息（监管类）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>0x0481</w:t>
      </w:r>
      <w:r>
        <w:rPr>
          <w:rFonts w:hint="eastAsia"/>
        </w:rPr>
        <w:t>（十进制：1153）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1153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"alt_gps"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270.2112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"alt_height"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"alt_press"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269.87366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"ground_speed"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0.01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"indicated_airspeed"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"lat"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26.0510376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"lon"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114.6760966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"numSv"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"pitch"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"plan_tempeature"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"roll"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"true_airspeed"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"vel_climbrate"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0.01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"vel_d"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-0.01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"vel_e"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-0.01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"vel_n"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-0.01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"yaw"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90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"1604972717212"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无人机姿态消息（监视类）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0x0482 （同时向后台发送）</w:t>
      </w:r>
      <w:r>
        <w:rPr>
          <w:rFonts w:hint="eastAsia"/>
        </w:rPr>
        <w:t>（十进制：1154）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Object:</w:t>
      </w:r>
    </w:p>
    <w:p>
      <w:pPr>
        <w:rPr/>
      </w:pP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1154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"alt_gps"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270.2112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"ground_speed"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0.01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"lat"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26.0510376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"lon"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114.6760966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"vel_climbrate"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0.01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ins w:id="1" w:author="mine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yaw</w:t>
        </w:r>
      </w:ins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:82.9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"1604972717212"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无人机模态消息（</w:t>
      </w:r>
      <w:ins w:id="2" w:author="theirs" w:date="2021-01-11T16:26:00Z">
        <w:r>
          <w:rPr>
            <w:rFonts w:hint="eastAsia"/>
          </w:rPr>
          <w:t>监视</w:t>
        </w:r>
      </w:ins>
      <w:r>
        <w:rPr>
          <w:rFonts w:hint="eastAsia"/>
        </w:rPr>
        <w:t>类）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 xml:space="preserve">0x0483  </w:t>
      </w:r>
      <w:r>
        <w:rPr>
          <w:rFonts w:hint="eastAsia"/>
          <w:b/>
          <w:color w:val="FF0000"/>
        </w:rPr>
        <w:t>（同时向后台发送）</w:t>
      </w:r>
      <w:r>
        <w:rPr>
          <w:rFonts w:hint="eastAsia"/>
        </w:rPr>
        <w:t>（十进制：1155）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default" w:ascii="Consolas" w:hAnsi="Consolas"/>
          <w:b/>
          <w:color w:val="CC0000"/>
          <w:sz w:val="18"/>
          <w:shd w:val="clear" w:color="auto" w:fill="F5F5F5"/>
        </w:rPr>
        <w:t>"destid"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 xml:space="preserve">: </w:t>
      </w:r>
      <w:r>
        <w:rPr>
          <w:rFonts w:hint="default" w:ascii="Consolas" w:hAnsi="Consolas"/>
          <w:color w:val="AA00AA"/>
          <w:sz w:val="18"/>
          <w:shd w:val="clear" w:color="auto" w:fill="F5F5F5"/>
        </w:rPr>
        <w:t>-1</w:t>
      </w:r>
      <w:r>
        <w:rPr>
          <w:rFonts w:hint="default" w:ascii="Consolas" w:hAnsi="Consolas"/>
          <w:b/>
          <w:color w:val="000000"/>
          <w:sz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default" w:ascii="Consolas" w:hAnsi="Consolas"/>
          <w:b/>
          <w:color w:val="CC0000"/>
          <w:sz w:val="18"/>
          <w:shd w:val="clear" w:color="auto" w:fill="F5F5F5"/>
        </w:rPr>
        <w:t>"msgid"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 xml:space="preserve">: </w:t>
      </w:r>
      <w:r>
        <w:rPr>
          <w:rFonts w:hint="default" w:ascii="Consolas" w:hAnsi="Consolas"/>
          <w:color w:val="AA00AA"/>
          <w:sz w:val="18"/>
          <w:shd w:val="clear" w:color="auto" w:fill="F5F5F5"/>
        </w:rPr>
        <w:t>1155</w:t>
      </w:r>
      <w:r>
        <w:rPr>
          <w:rFonts w:hint="default" w:ascii="Consolas" w:hAnsi="Consolas"/>
          <w:b/>
          <w:color w:val="000000"/>
          <w:sz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/>
          <w:b/>
          <w:color w:val="CC0000"/>
          <w:sz w:val="18"/>
          <w:shd w:val="clear" w:color="auto" w:fill="F5F5F5"/>
        </w:rPr>
        <w:t>"object"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hint="default" w:ascii="Consolas" w:hAnsi="Consolas"/>
          <w:b/>
          <w:color w:val="CC0000"/>
          <w:sz w:val="18"/>
          <w:shd w:val="clear" w:color="auto" w:fill="F5F5F5"/>
        </w:rPr>
        <w:t>"flight_status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color w:val="AA00AA"/>
          <w:sz w:val="18"/>
          <w:szCs w:val="18"/>
          <w:shd w:val="clear" w:color="auto" w:fill="F5F5F5"/>
        </w:rPr>
        <w:t>0</w:t>
      </w:r>
      <w:r>
        <w:rPr>
          <w:rFonts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"fm_status"</w:t>
      </w: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color w:val="AA00AA"/>
          <w:sz w:val="18"/>
          <w:szCs w:val="18"/>
          <w:shd w:val="clear" w:color="auto" w:fill="F5F5F5"/>
        </w:rPr>
        <w:t>0</w:t>
      </w:r>
      <w:r>
        <w:rPr>
          <w:rFonts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/>
          <w:b/>
          <w:color w:val="CC0000"/>
          <w:sz w:val="18"/>
          <w:shd w:val="clear" w:color="auto" w:fill="F5F5F5"/>
        </w:rPr>
        <w:t>"main_mode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color w:val="AA00AA"/>
          <w:sz w:val="18"/>
          <w:szCs w:val="18"/>
          <w:shd w:val="clear" w:color="auto" w:fill="F5F5F5"/>
        </w:rPr>
        <w:t>1</w:t>
      </w:r>
      <w:r>
        <w:rPr>
          <w:rFonts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ascii="Consolas" w:hAnsi="Consolas"/>
          <w:color w:val="333333"/>
          <w:sz w:val="18"/>
          <w:shd w:val="clear" w:color="auto" w:fill="F5F5F5"/>
        </w:rPr>
        <w:t xml:space="preserve">        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>"navi_mode":</w:t>
      </w:r>
      <w:r>
        <w:rPr>
          <w:rFonts w:ascii="Consolas" w:hAnsi="Consolas"/>
          <w:color w:val="333333"/>
          <w:sz w:val="18"/>
          <w:shd w:val="clear" w:color="auto" w:fill="F5F5F5"/>
        </w:rPr>
        <w:t xml:space="preserve"> 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>6,</w:t>
      </w:r>
      <w:r>
        <w:rPr>
          <w:rFonts w:ascii="Consolas" w:hAnsi="Consolas"/>
          <w:color w:val="333333"/>
          <w:sz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</w:pPr>
      <w:r>
        <w:rPr>
          <w:rFonts w:ascii="Consolas" w:hAnsi="Consolas"/>
          <w:color w:val="333333"/>
          <w:sz w:val="18"/>
          <w:shd w:val="clear" w:color="auto" w:fill="F5F5F5"/>
        </w:rPr>
        <w:t xml:space="preserve">      </w:t>
      </w:r>
      <w:r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/>
          <w:color w:val="333333"/>
          <w:sz w:val="18"/>
          <w:shd w:val="clear" w:color="auto" w:fill="F5F5F5"/>
        </w:rPr>
        <w:t xml:space="preserve"> 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>"plane_mode</w:t>
      </w:r>
      <w:r>
        <w:rPr>
          <w:rFonts w:ascii="Consolas" w:hAnsi="Consolas"/>
          <w:color w:val="333333"/>
          <w:sz w:val="18"/>
          <w:shd w:val="clear" w:color="auto" w:fill="F5F5F5"/>
        </w:rPr>
        <w:t>": 1</w:t>
      </w:r>
      <w:r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/>
          <w:color w:val="333333"/>
          <w:sz w:val="18"/>
          <w:shd w:val="clear" w:color="auto" w:fill="F5F5F5"/>
          <w:lang w:val="en-US" w:eastAsia="zh-CN"/>
        </w:rPr>
      </w:pPr>
      <w:r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  <w:t xml:space="preserve">        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>"</w:t>
      </w:r>
      <w:r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  <w:t>uav_show_status</w:t>
      </w:r>
      <w:r>
        <w:rPr>
          <w:rFonts w:ascii="Consolas" w:hAnsi="Consolas"/>
          <w:color w:val="333333"/>
          <w:sz w:val="18"/>
          <w:shd w:val="clear" w:color="auto" w:fill="F5F5F5"/>
        </w:rPr>
        <w:t xml:space="preserve">": 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>"</w:t>
      </w:r>
      <w:r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  <w:t>WP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>"</w:t>
      </w:r>
      <w:r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hint="default" w:ascii="Consolas" w:hAnsi="Consolas"/>
          <w:color w:val="333333"/>
          <w:sz w:val="18"/>
          <w:shd w:val="clear" w:color="auto" w:fill="F5F5F5"/>
        </w:rPr>
        <w:t xml:space="preserve">"voyage": </w:t>
      </w:r>
      <w:r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  <w:t>243037</w:t>
      </w:r>
      <w:r>
        <w:rPr>
          <w:rFonts w:ascii="Consolas" w:hAnsi="Consolas"/>
          <w:color w:val="333333"/>
          <w:sz w:val="18"/>
          <w:shd w:val="clear" w:color="auto" w:fill="F5F5F5"/>
        </w:rPr>
        <w:t>//单位毫秒数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hint="eastAsia" w:ascii="Consolas" w:hAnsi="Consolas"/>
          <w:color w:val="333333"/>
          <w:sz w:val="18"/>
          <w:shd w:val="clear" w:color="auto" w:fill="F5F5F5"/>
        </w:rPr>
        <w:t>}</w:t>
      </w:r>
      <w:r>
        <w:rPr>
          <w:rFonts w:ascii="Consolas" w:hAnsi="Consolas"/>
          <w:color w:val="333333"/>
          <w:sz w:val="18"/>
          <w:shd w:val="clear" w:color="auto" w:fill="F5F5F5"/>
        </w:rPr>
        <w:t xml:space="preserve">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/>
          <w:color w:val="333333"/>
          <w:sz w:val="18"/>
          <w:shd w:val="clear" w:color="auto" w:fill="F5F5F5"/>
          <w:lang w:val="en-US" w:eastAsia="zh-CN"/>
        </w:rPr>
      </w:pPr>
      <w:r>
        <w:rPr>
          <w:rFonts w:ascii="Consolas" w:hAnsi="Consolas"/>
          <w:color w:val="333333"/>
          <w:sz w:val="18"/>
          <w:shd w:val="clear" w:color="auto" w:fill="F5F5F5"/>
        </w:rPr>
        <w:t xml:space="preserve">    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 xml:space="preserve">"requestid": </w:t>
      </w:r>
      <w:r>
        <w:rPr>
          <w:rFonts w:ascii="Consolas" w:hAnsi="Consolas"/>
          <w:color w:val="333333"/>
          <w:sz w:val="18"/>
          <w:shd w:val="clear" w:color="auto" w:fill="F5F5F5"/>
        </w:rPr>
        <w:t xml:space="preserve"> </w:t>
      </w:r>
      <w:r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  <w:t>null,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/>
          <w:color w:val="333333"/>
          <w:sz w:val="18"/>
          <w:shd w:val="clear" w:color="auto" w:fill="F5F5F5"/>
          <w:lang w:val="en-US" w:eastAsia="zh-CN"/>
        </w:rPr>
      </w:pPr>
      <w:r>
        <w:rPr>
          <w:rFonts w:ascii="Consolas" w:hAnsi="Consolas"/>
          <w:color w:val="333333"/>
          <w:sz w:val="18"/>
          <w:shd w:val="clear" w:color="auto" w:fill="F5F5F5"/>
        </w:rPr>
        <w:t xml:space="preserve">    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>"srcid":</w:t>
      </w:r>
      <w:r>
        <w:rPr>
          <w:rFonts w:ascii="Consolas" w:hAnsi="Consolas"/>
          <w:color w:val="333333"/>
          <w:sz w:val="18"/>
          <w:shd w:val="clear" w:color="auto" w:fill="F5F5F5"/>
        </w:rPr>
        <w:t xml:space="preserve"> </w:t>
      </w:r>
      <w:r>
        <w:rPr>
          <w:rFonts w:hint="eastAsia" w:ascii="Consolas" w:hAnsi="Consolas"/>
          <w:color w:val="333333"/>
          <w:sz w:val="18"/>
          <w:shd w:val="clear" w:color="auto" w:fill="F5F5F5"/>
          <w:lang w:val="en-US" w:eastAsia="zh-CN"/>
        </w:rPr>
        <w:t>3106,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hint="default" w:ascii="Consolas" w:hAnsi="Consolas"/>
          <w:color w:val="333333"/>
          <w:sz w:val="18"/>
          <w:shd w:val="clear" w:color="auto" w:fill="F5F5F5"/>
        </w:rPr>
        <w:t>"timastamp": "</w:t>
      </w:r>
      <w:r>
        <w:rPr>
          <w:rFonts w:ascii="Consolas" w:hAnsi="Consolas"/>
          <w:color w:val="333333"/>
          <w:sz w:val="18"/>
          <w:shd w:val="clear" w:color="auto" w:fill="F5F5F5"/>
        </w:rPr>
        <w:t>1604973221257</w:t>
      </w:r>
      <w:r>
        <w:rPr>
          <w:rFonts w:hint="default" w:ascii="Consolas" w:hAnsi="Consolas"/>
          <w:color w:val="333333"/>
          <w:sz w:val="18"/>
          <w:shd w:val="clear" w:color="auto" w:fill="F5F5F5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/>
          <w:color w:val="333333"/>
          <w:sz w:val="18"/>
          <w:shd w:val="clear" w:color="auto" w:fill="F5F5F5"/>
        </w:rPr>
      </w:pPr>
      <w:r>
        <w:rPr>
          <w:rFonts w:ascii="Consolas" w:hAnsi="Consolas"/>
          <w:color w:val="333333"/>
          <w:sz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highlight w:val="none"/>
        </w:rPr>
      </w:pPr>
      <w:r>
        <w:rPr>
          <w:rFonts w:hint="eastAsia"/>
          <w:highlight w:val="none"/>
        </w:rPr>
        <w:t>无人机通用模块消息（监管类）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rPr/>
      </w:pP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>0x0484</w:t>
      </w:r>
      <w:r>
        <w:rPr>
          <w:rFonts w:hint="eastAsia"/>
        </w:rPr>
        <w:t>（十进制：1156）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-60876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1156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-60876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1156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"action": "TAKEOFF",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//向后台传时，起降才有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"flightId": 31258,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//向后台传时，起降才有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"battery":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"bms_current": 0.5,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"bms_rm": 53.4,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"bms_soc": 20,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"bms_vol": 0.45,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"type": 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"pctStatus":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"pct_status":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"type": 5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"photograph":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"altitude": 3.14,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"lat": 1.2E-5,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"lon": 0.0,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"picture_cnt": 10,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"type": 3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"sbusrc":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"sbusrc_status":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"type": 6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"sfkLock":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"sfk_lock":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"type": 4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"tailPush":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"thrust_motor1_current": 0.01,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"thrust_motor1_rpm":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"thrust_motor1_temp": 0.1,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"type": 2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}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>"singleBatsInfo": 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"bms_current": 16.25,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"bms_rm": 50.86,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"bms_vol": 25.63,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"key": 86,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            "temp": 25.63,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"pos": 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"bms_current": 16.25,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"bms_rm": 50.86,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"bms_vol": 25.63,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           </w:t>
        <w:tab/>
        <w:t>"key": 87,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               "temp": 25.63,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"pos": 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>}],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</w:rPr>
        <w:t>windspeedenv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wind_speed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": 0.01,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wind_dir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": 1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.0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reserved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": 0.1,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reserved1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": 2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800" w:firstLineChars="1000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"type": 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9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}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>"throwpoint"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pointOrder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:1,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reserved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reserved1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reserved2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"type": </w:t>
      </w: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>10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  <w:t>}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ab/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"mode": {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              //向后台传时，起降才有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"flight_status":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"fm_status": 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"main_mode": 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"navi_mode": 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"plane_mode":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"uav_show_status": "ARM",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"voyage": null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"pos": {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             //向后台传时，起降才有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"status": 24559,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"lat": 22.422188,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"lon": 113.929933,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"alt_press": 18.007856,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"alt_gps": 18.006180,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"alt_height": null,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"vel_n": 0.000000,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"vel_e": 0.000000,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"ground_speed": 0.000000,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"vel_d": 0.000000,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"vel_climbrate": -0.000000,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"indicated_airspeed": 0.000000,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"true_airspeed": 0.000000,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"roll": 0.000000,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"pitch": 0.000000,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"yaw": 166.120000,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"plan_tempeature": null,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ab/>
        <w:t>"numSv": 20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21"/>
          <w:szCs w:val="21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8046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"1604973538589"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</w:p>
    <w:p>
      <w:pPr>
        <w:rPr/>
      </w:pPr>
    </w:p>
    <w:p>
      <w:pPr>
        <w:pStyle w:val="000026"/>
        <w:rPr/>
      </w:pPr>
      <w:r>
        <w:rPr/>
        <w:t>窗体顶端</w:t>
      </w:r>
    </w:p>
    <w:p>
      <w:pPr>
        <w:pStyle w:val="000028"/>
        <w:rPr/>
      </w:pPr>
      <w:r>
        <w:rPr/>
        <w:t>窗体顶端</w:t>
      </w:r>
    </w:p>
    <w:p>
      <w:pPr>
        <w:rPr/>
      </w:pPr>
    </w:p>
    <w:p>
      <w:pPr>
        <w:pStyle w:val="000024"/>
        <w:widowControl/>
        <w:numPr>
          <w:ilvl w:val="0"/>
          <w:numId w:val="2"/>
        </w:numPr>
        <w:ind w:firstLineChars="0"/>
        <w:jc w:val="left"/>
        <w:rPr/>
      </w:pPr>
      <w:r>
        <w:rPr>
          <w:rFonts w:ascii="Arial" w:hAnsi="Arial" w:eastAsia="等线" w:cs="Arial"/>
          <w:color w:val="000000"/>
          <w:kern w:val="0"/>
          <w:szCs w:val="21"/>
        </w:rPr>
        <w:t xml:space="preserve">type </w:t>
      </w:r>
      <w:r>
        <w:rPr>
          <w:rFonts w:hint="eastAsia" w:ascii="Arial" w:hAnsi="Arial" w:eastAsia="等线" w:cs="Arial"/>
          <w:color w:val="000000"/>
          <w:kern w:val="0"/>
          <w:szCs w:val="21"/>
        </w:rPr>
        <w:t>=</w:t>
      </w:r>
      <w:r>
        <w:rPr>
          <w:rFonts w:ascii="Arial" w:hAnsi="Arial" w:eastAsia="等线" w:cs="Arial"/>
          <w:color w:val="000000"/>
          <w:kern w:val="0"/>
          <w:szCs w:val="21"/>
        </w:rPr>
        <w:t xml:space="preserve"> </w:t>
      </w:r>
      <w:r>
        <w:rPr>
          <w:rFonts w:hint="eastAsia" w:ascii="Arial" w:hAnsi="Arial" w:eastAsia="等线" w:cs="Arial"/>
          <w:color w:val="000000"/>
          <w:kern w:val="0"/>
          <w:szCs w:val="21"/>
        </w:rPr>
        <w:t>5</w:t>
      </w:r>
      <w:r>
        <w:rPr>
          <w:rFonts w:ascii="Arial" w:hAnsi="Arial" w:eastAsia="等线" w:cs="Arial"/>
          <w:color w:val="000000"/>
          <w:kern w:val="0"/>
          <w:szCs w:val="21"/>
        </w:rPr>
        <w:t xml:space="preserve"> </w:t>
      </w:r>
      <w:r>
        <w:rPr>
          <w:rFonts w:hint="eastAsia" w:ascii="Arial" w:hAnsi="Arial" w:eastAsia="等线" w:cs="Arial"/>
          <w:color w:val="000000"/>
          <w:kern w:val="0"/>
          <w:szCs w:val="21"/>
        </w:rPr>
        <w:t>（0.1HZ）</w:t>
      </w:r>
    </w:p>
    <w:tbl>
      <w:tblPr>
        <w:tblStyle w:val="00001e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6237"/>
      </w:tblGrid>
      <w:tr>
        <w:trPr/>
        <w:tc>
          <w:tcPr>
            <w:tcW w:w="1560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变量名</w:t>
            </w:r>
          </w:p>
        </w:tc>
        <w:tc>
          <w:tcPr>
            <w:tcW w:w="6237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/>
              <w:t>P</w:t>
            </w:r>
            <w:r>
              <w:rPr>
                <w:rFonts w:hint="eastAsia"/>
              </w:rPr>
              <w:t>ct_</w:t>
            </w:r>
            <w:r>
              <w:rPr/>
              <w:t>status</w:t>
            </w:r>
          </w:p>
        </w:tc>
      </w:tr>
      <w:tr>
        <w:trPr/>
        <w:tc>
          <w:tcPr>
            <w:tcW w:w="1560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字节</w:t>
            </w:r>
          </w:p>
        </w:tc>
        <w:tc>
          <w:tcPr>
            <w:tcW w:w="6237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U8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描述</w:t>
            </w:r>
          </w:p>
        </w:tc>
        <w:tc>
          <w:tcPr>
            <w:tcW w:w="6237" w:type="dxa"/>
          </w:tcPr>
          <w:p>
            <w:pPr>
              <w:pStyle w:val="000024"/>
              <w:widowControl/>
              <w:jc w:val="left"/>
              <w:rPr>
                <w:rFonts w:hint="eastAsia" w:eastAsiaTheme="minorEastAsia"/>
                <w:lang w:eastAsia="zh-CN"/>
              </w:rPr>
            </w:pPr>
            <w:r>
              <w:rPr/>
              <w:t xml:space="preserve">PCT_NO_USED = </w:t>
            </w:r>
            <w:r>
              <w:rPr>
                <w:rFonts w:hint="eastAsia"/>
                <w:lang w:val="en-US" w:eastAsia="zh-CN"/>
              </w:rPr>
              <w:t>0</w:t>
            </w:r>
            <w:r>
              <w:rPr/>
              <w:t xml:space="preserve">,  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未使用</w:t>
            </w:r>
          </w:p>
          <w:p>
            <w:pPr>
              <w:pStyle w:val="000024"/>
              <w:widowControl/>
              <w:jc w:val="left"/>
              <w:rPr/>
            </w:pPr>
            <w:r>
              <w:rPr/>
              <w:t>PCT_DISCONNECT</w:t>
            </w:r>
            <w:r>
              <w:rPr>
                <w:rFonts w:hint="eastAsia"/>
                <w:lang w:val="en-US" w:eastAsia="zh-CN"/>
              </w:rPr>
              <w:t>=1</w:t>
            </w:r>
            <w:r>
              <w:rPr/>
              <w:t xml:space="preserve">,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选用但未连接，初始化交互失败。</w:t>
            </w:r>
          </w:p>
          <w:p>
            <w:pPr>
              <w:pStyle w:val="000024"/>
              <w:widowControl/>
              <w:jc w:val="left"/>
              <w:rPr/>
            </w:pPr>
            <w:r>
              <w:rPr/>
              <w:t>PCT_POWER_OFF</w:t>
            </w:r>
            <w:r>
              <w:rPr>
                <w:rFonts w:hint="eastAsia"/>
                <w:lang w:val="en-US" w:eastAsia="zh-CN"/>
              </w:rPr>
              <w:t>=2</w:t>
            </w:r>
            <w:r>
              <w:rPr/>
              <w:t xml:space="preserve">,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关机。</w:t>
            </w:r>
          </w:p>
          <w:p>
            <w:pPr>
              <w:pStyle w:val="000024"/>
              <w:widowControl/>
              <w:jc w:val="left"/>
              <w:rPr/>
            </w:pPr>
            <w:r>
              <w:rPr/>
              <w:t>PCT_POWER_ON</w:t>
            </w:r>
            <w:r>
              <w:rPr>
                <w:rFonts w:hint="eastAsia"/>
                <w:lang w:val="en-US" w:eastAsia="zh-CN"/>
              </w:rPr>
              <w:t>=3</w:t>
            </w:r>
            <w:r>
              <w:rPr/>
              <w:t xml:space="preserve">,    </w:t>
            </w:r>
            <w:r>
              <w:rPr>
                <w:rFonts w:hint="eastAsia"/>
              </w:rPr>
              <w:t>正常开机，正常待命模式。</w:t>
            </w:r>
          </w:p>
          <w:p>
            <w:pPr>
              <w:pStyle w:val="000024"/>
              <w:widowControl/>
              <w:jc w:val="left"/>
              <w:rPr/>
            </w:pPr>
            <w:r>
              <w:rPr/>
              <w:t>PCT_ACTICATE</w:t>
            </w:r>
            <w:r>
              <w:rPr>
                <w:rFonts w:hint="eastAsia"/>
                <w:lang w:val="en-US" w:eastAsia="zh-CN"/>
              </w:rPr>
              <w:t>=4</w:t>
            </w:r>
            <w:r>
              <w:rPr/>
              <w:t xml:space="preserve">,      </w:t>
            </w:r>
            <w:r>
              <w:rPr>
                <w:rFonts w:hint="eastAsia"/>
              </w:rPr>
              <w:t>已经激活。</w:t>
            </w:r>
          </w:p>
          <w:p>
            <w:pPr>
              <w:pStyle w:val="000024"/>
              <w:widowControl/>
              <w:jc w:val="left"/>
              <w:rPr/>
            </w:pPr>
            <w:r>
              <w:rPr/>
              <w:t>PCT_TRIGGER</w:t>
            </w:r>
            <w:r>
              <w:rPr>
                <w:rFonts w:hint="eastAsia"/>
                <w:lang w:val="en-US" w:eastAsia="zh-CN"/>
              </w:rPr>
              <w:t>=5</w:t>
            </w:r>
            <w:r>
              <w:rPr/>
              <w:t xml:space="preserve">,       </w:t>
            </w:r>
            <w:r>
              <w:rPr>
                <w:rFonts w:hint="eastAsia"/>
              </w:rPr>
              <w:t>已经触发。</w:t>
            </w:r>
          </w:p>
          <w:p>
            <w:pPr>
              <w:pStyle w:val="000024"/>
              <w:widowControl/>
              <w:jc w:val="left"/>
              <w:rPr/>
            </w:pPr>
            <w:r>
              <w:rPr/>
              <w:t>PCT_BAT_LOW</w:t>
            </w:r>
            <w:r>
              <w:rPr>
                <w:rFonts w:hint="eastAsia"/>
                <w:lang w:val="en-US" w:eastAsia="zh-CN"/>
              </w:rPr>
              <w:t>=6</w:t>
            </w:r>
            <w:r>
              <w:rPr/>
              <w:t xml:space="preserve">,      </w:t>
            </w:r>
            <w:r>
              <w:rPr>
                <w:rFonts w:hint="eastAsia"/>
              </w:rPr>
              <w:t>电池电量低。不足以触发开发。</w:t>
            </w:r>
          </w:p>
        </w:tc>
      </w:tr>
      <w:tr>
        <w:trPr/>
        <w:tc>
          <w:tcPr>
            <w:tcW w:w="1560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单位</w:t>
            </w:r>
          </w:p>
        </w:tc>
        <w:tc>
          <w:tcPr>
            <w:tcW w:w="6237" w:type="dxa"/>
          </w:tcPr>
          <w:p>
            <w:pPr>
              <w:pStyle w:val="000024"/>
              <w:widowControl/>
              <w:ind w:firstLine="0" w:firstLineChars="0"/>
              <w:jc w:val="left"/>
              <w:rPr/>
            </w:pPr>
            <w:r>
              <w:rPr>
                <w:rFonts w:hint="eastAsia"/>
              </w:rPr>
              <w:t>仅固件参数选择使用降落伞时才发送</w:t>
            </w:r>
          </w:p>
        </w:tc>
      </w:tr>
    </w:tbl>
    <w:p>
      <w:pPr>
        <w:pStyle w:val="000024"/>
        <w:widowControl/>
        <w:ind w:left="420" w:firstLine="0" w:firstLineChars="0"/>
        <w:jc w:val="left"/>
        <w:rPr/>
      </w:pPr>
    </w:p>
    <w:p>
      <w:pPr>
        <w:pStyle w:val="000024"/>
        <w:widowControl/>
        <w:numPr>
          <w:ilvl w:val="0"/>
          <w:numId w:val="3"/>
        </w:numPr>
        <w:ind w:firstLineChars="0"/>
        <w:jc w:val="left"/>
        <w:rPr/>
      </w:pPr>
      <w:r>
        <w:rPr>
          <w:rFonts w:hint="eastAsia"/>
        </w:rPr>
        <w:t>type</w:t>
      </w:r>
      <w:r>
        <w:rPr/>
        <w:t>=6 (2 sec^1)</w:t>
      </w:r>
    </w:p>
    <w:p>
      <w:pPr>
        <w:pStyle w:val="000024"/>
        <w:widowControl/>
        <w:ind w:left="420" w:firstLine="0" w:firstLineChars="0"/>
        <w:jc w:val="left"/>
        <w:rPr/>
      </w:pPr>
    </w:p>
    <w:tbl>
      <w:tblPr>
        <w:tblStyle w:val="00001e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6237"/>
      </w:tblGrid>
      <w:tr>
        <w:trPr/>
        <w:tc>
          <w:tcPr>
            <w:tcW w:w="1560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变量名</w:t>
            </w:r>
          </w:p>
        </w:tc>
        <w:tc>
          <w:tcPr>
            <w:tcW w:w="6237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/>
              <w:t>rc</w:t>
            </w:r>
            <w:r>
              <w:rPr>
                <w:rFonts w:hint="eastAsia"/>
              </w:rPr>
              <w:t>_</w:t>
            </w:r>
            <w:r>
              <w:rPr/>
              <w:t>status</w:t>
            </w:r>
          </w:p>
        </w:tc>
      </w:tr>
      <w:tr>
        <w:trPr/>
        <w:tc>
          <w:tcPr>
            <w:tcW w:w="1560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字节</w:t>
            </w:r>
          </w:p>
        </w:tc>
        <w:tc>
          <w:tcPr>
            <w:tcW w:w="6237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U8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描述</w:t>
            </w:r>
          </w:p>
        </w:tc>
        <w:tc>
          <w:tcPr>
            <w:tcW w:w="6237" w:type="dxa"/>
          </w:tcPr>
          <w:p>
            <w:pPr>
              <w:widowControl/>
              <w:jc w:val="left"/>
              <w:rPr/>
            </w:pPr>
            <w:r>
              <w:rPr/>
              <w:t>SBUS_RC _OK = 0,            R</w:t>
            </w:r>
            <w:r>
              <w:rPr>
                <w:rFonts w:hint="eastAsia"/>
              </w:rPr>
              <w:t>C接收机状态正常</w:t>
            </w:r>
          </w:p>
          <w:p>
            <w:pPr>
              <w:widowControl/>
              <w:jc w:val="left"/>
              <w:rPr/>
            </w:pPr>
            <w:r>
              <w:rPr/>
              <w:t>SBUS_RC_DISCONNECT = 1,   R</w:t>
            </w:r>
            <w:r>
              <w:rPr>
                <w:rFonts w:hint="eastAsia"/>
              </w:rPr>
              <w:t>C接收机未连接</w:t>
            </w:r>
          </w:p>
          <w:p>
            <w:pPr>
              <w:pStyle w:val="000024"/>
              <w:widowControl/>
              <w:ind w:firstLine="0" w:firstLineChars="0"/>
              <w:jc w:val="left"/>
              <w:rPr/>
            </w:pPr>
            <w:r>
              <w:rPr/>
              <w:t>SBUS_RC _ FAIL_DATA = 2,     R</w:t>
            </w:r>
            <w:r>
              <w:rPr>
                <w:rFonts w:hint="eastAsia"/>
              </w:rPr>
              <w:t>C接收机内部错误，数据不可用</w:t>
            </w:r>
          </w:p>
          <w:p>
            <w:pPr>
              <w:widowControl/>
              <w:jc w:val="left"/>
              <w:rPr/>
            </w:pPr>
            <w:r>
              <w:rPr/>
              <w:t>SBUS_RC _LOST = 3,          R</w:t>
            </w:r>
            <w:r>
              <w:rPr>
                <w:rFonts w:hint="eastAsia"/>
              </w:rPr>
              <w:t>C接收机数据失联</w:t>
            </w:r>
          </w:p>
        </w:tc>
      </w:tr>
      <w:tr>
        <w:trPr/>
        <w:tc>
          <w:tcPr>
            <w:tcW w:w="1560" w:type="dxa"/>
          </w:tcPr>
          <w:p>
            <w:pPr>
              <w:pStyle w:val="000024"/>
              <w:widowControl/>
              <w:ind w:firstLine="0" w:firstLineChars="0"/>
              <w:jc w:val="center"/>
              <w:rPr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6237" w:type="dxa"/>
          </w:tcPr>
          <w:p>
            <w:pPr>
              <w:pStyle w:val="000024"/>
              <w:widowControl/>
              <w:ind w:firstLine="0" w:firstLineChars="0"/>
              <w:jc w:val="left"/>
              <w:rPr/>
            </w:pPr>
            <w:r>
              <w:rPr>
                <w:rFonts w:hint="eastAsia"/>
              </w:rPr>
              <w:t>1：当系统处于disarm状态时，不管飞机有没有装配接收机该帧消息都会发送。</w:t>
            </w:r>
          </w:p>
          <w:p>
            <w:pPr>
              <w:pStyle w:val="000024"/>
              <w:widowControl/>
              <w:ind w:firstLine="0" w:firstLineChars="0"/>
              <w:jc w:val="left"/>
              <w:rPr/>
            </w:pPr>
            <w:r>
              <w:rPr>
                <w:rFonts w:hint="eastAsia"/>
              </w:rPr>
              <w:t>2：当armed</w:t>
            </w:r>
            <w:r>
              <w:rPr/>
              <w:t xml:space="preserve"> </w:t>
            </w:r>
            <w:r>
              <w:rPr>
                <w:rFonts w:hint="eastAsia"/>
              </w:rPr>
              <w:t>后如果是未连接,该消息会关闭，如有有连接该消息正常发送。</w:t>
            </w:r>
          </w:p>
          <w:p>
            <w:pPr>
              <w:pStyle w:val="000024"/>
              <w:widowControl/>
              <w:ind w:firstLine="0" w:firstLineChars="0"/>
              <w:jc w:val="left"/>
              <w:rPr/>
            </w:pPr>
            <w:r>
              <w:rPr>
                <w:rFonts w:hint="eastAsia"/>
              </w:rPr>
              <w:t>3：该状态支持【111】主动查询</w:t>
            </w:r>
          </w:p>
        </w:tc>
      </w:tr>
    </w:tbl>
    <w:p>
      <w:pPr>
        <w:widowControl/>
        <w:jc w:val="left"/>
        <w:rPr/>
      </w:pPr>
    </w:p>
    <w:p>
      <w:pPr>
        <w:widowControl/>
        <w:jc w:val="left"/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无人机设备信息（监管类）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>0x0486</w:t>
      </w:r>
      <w:r>
        <w:rPr>
          <w:rFonts w:hint="eastAsia"/>
        </w:rPr>
        <w:t>（十进制：1158）</w:t>
      </w:r>
      <w:r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  <w:lang w:val="en-US" w:eastAsia="zh-CN"/>
        </w:rPr>
        <w:t>只</w:t>
      </w:r>
      <w:r>
        <w:rPr>
          <w:rFonts w:hint="eastAsia"/>
          <w:b/>
          <w:color w:val="FF0000"/>
        </w:rPr>
        <w:t>向后台发送）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>{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 xml:space="preserve">    "destid": -60876, 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 xml:space="preserve">    "msgid": 1158, 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 xml:space="preserve">    "object":{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"factory_time": "2020-46-09 09:46:38",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"git_commit": "0xd1910163",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"hard_version": "0.0.6.0",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"key": 1000,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"soft_version": "0.0.8.15",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"uav_cumulative_flight_time": 0,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"uav_cumulative_voyage": 0,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"uav_cumulative_working_hours": 0,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"uav_id": 60,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"uav_sn": "X80000000000000022",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ab/>
        <w:t xml:space="preserve">  "uav_type": 20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>,</w:t>
      </w:r>
    </w:p>
    <w:p>
      <w:pPr>
        <w:rPr>
          <w:rFonts w:hint="eastAsia" w:ascii="宋体" w:hAnsi="宋体" w:eastAsia="宋体" w:cs="宋体"/>
          <w:color w:val="3F7F5F"/>
          <w:sz w:val="15"/>
          <w:szCs w:val="15"/>
          <w:highlight w:val="white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 xml:space="preserve">       “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>uav_config_level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 xml:space="preserve">”:1 ,   // </w:t>
      </w:r>
      <w:r>
        <w:rPr>
          <w:rFonts w:hint="eastAsia" w:ascii="宋体" w:hAnsi="宋体" w:eastAsia="宋体" w:cs="宋体"/>
          <w:color w:val="3F7F5F"/>
          <w:sz w:val="15"/>
          <w:szCs w:val="15"/>
          <w:highlight w:val="white"/>
        </w:rPr>
        <w:t>1-GPS，2-RTK，3-GPS+RTK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F7F5F"/>
          <w:sz w:val="15"/>
          <w:szCs w:val="15"/>
          <w:highlight w:val="whit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 xml:space="preserve">   “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>avionice_type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>”:”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>skylinkV1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>” ,   // ”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>skylinkV1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>” ”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>skylinkV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>2”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 xml:space="preserve">        “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>logo_cmd_enale</w:t>
      </w: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val="en-US" w:eastAsia="zh-CN" w:bidi="ar"/>
        </w:rPr>
        <w:t>”:1    // 1启用了76命令发logo, 0未启用；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 xml:space="preserve">    },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 xml:space="preserve">    "requestid": null, 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 xml:space="preserve">    "srcid": 8046, 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 xml:space="preserve">    "timastamp": "1604973538589"</w:t>
      </w:r>
    </w:p>
    <w:p>
      <w:pP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729FCF"/>
          <w:kern w:val="0"/>
          <w:sz w:val="15"/>
          <w:szCs w:val="15"/>
          <w:shd w:val="clear" w:color="auto" w:fill="FFFFFF"/>
          <w:lang w:bidi="ar"/>
        </w:rPr>
        <w:t>}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</w:p>
    <w:p>
      <w:pPr>
        <w:rPr>
          <w:rFonts w:hint="default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伞信息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>{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 xml:space="preserve">    "destid": -60876, 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 xml:space="preserve">    "msgid": 1158, 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 xml:space="preserve">    "object":{</w:t>
      </w:r>
    </w:p>
    <w:p>
      <w:pPr>
        <w:rPr>
          <w:rFonts w:hint="default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ab/>
        <w:t xml:space="preserve">  "key": </w:t>
      </w: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28,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eastAsia="zh-CN"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ab/>
        <w:t xml:space="preserve">  "</w:t>
      </w: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p</w:t>
      </w: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 xml:space="preserve">ct_status": </w:t>
      </w: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0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 xml:space="preserve">    },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 xml:space="preserve">    "requestid": null, 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 xml:space="preserve">    "srcid": 8046, 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 xml:space="preserve">    "timastamp": "1604973538589"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  <w: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  <w:t>}</w:t>
      </w: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</w:p>
    <w:p>
      <w:pPr>
        <w:rPr>
          <w:rFonts w:hint="default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伞状态：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PCT_NO_USED = 0,     未使用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PCT_DISCONNECT=1,   选用但未连接，初始化交互失败。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PCT_POWER_OFF=2,    关机。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PCT_POWER_ON=3,    正常开机，正常待命模式。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PCT_ACTICATE=4,      已经激活。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PCT_TRIGGER=5,       已经触发。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PCT_BAT_LOW=6,      电池电量低。不足以触发开发。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default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设备使用情况：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{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"key":50,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"sKY_DTS_ADU1_ID":1,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"sKY_DTS_ADU2_ID":0,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"sKY_DTS_ADU3_ID":1,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"sKY_DTS_BAT1_ID":1,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"sKY_DTS_BAT2_ID":0,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"sKY_DTS_BAT3_ID":1,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"sKY_DTS_BAT4_ID":0,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"sKY_DTS_CAN1HUB_ID":0,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"sKY_DTS_CAN4HUB_ID":1,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"sKY_DTS_DSENS1_ID":0,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"sKY_DTS_DSENS2_ID":1,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"sKY_DTS_DSENS3_ID":0,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"sKY_DTS_ESC1_ID":1,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"sKY_DTS_ESC2_ID":0,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"sKY_DTS_ESC3_ID":1,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"sKY_DTS_ESC4_ID":0,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"sKY_DTS_ESC5_ID":1,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"sKY_DTS_ESC6_ID":0,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"sKY_DTS_ESC7_ID":1,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"sKY_DTS_ESC8_ID":0,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"sKY_DTS_FCC_ID":0,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"sKY_DTS_FDR_ID":0,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"sKY_DTS_GEO1_ID":1,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"sKY_DTS_GEO2_ID":0,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"sKY_DTS_GEO3_ID":1,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"sKY_DTS_IOPMU_ID":1,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"sKY_DTS_MAG1_ID":0,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"sKY_DTS_MAG2_ID":1,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"sKY_DTS_MAG3_ID":0,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"sKY_DTS_RTK_ID":0,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"sKY_DTS_SER1_ID":1,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"sKY_DTS_SER2_ID":0,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"sKY_DTS_SER3_ID":1,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"sKY_DTS_SER4_ID":0,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"sKY_DTS_SER5_ID":1,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"sKY_DTS_SER6_ID":0,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"sKY_DTS_SER7_ID":1,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"sKY_DTS_SER8_ID":0,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"sKY_DTS_VISION_ID":1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}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注意：0:unused   1:used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default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电池在位信息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{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 xml:space="preserve">    "destid": -60876, 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 xml:space="preserve">    "msgid": 1158, 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 xml:space="preserve">    "object":{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"key": 201,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"uav_id": 3106,</w:t>
      </w:r>
    </w:p>
    <w:p>
      <w:pPr>
        <w:rPr>
          <w:rFonts w:hint="default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ab/>
        <w:t>"bat_pos": [3, 4, 6, 7, 12, 15]  //在位电池格口号，格口序号从0开始</w:t>
      </w:r>
    </w:p>
    <w:p>
      <w:pPr>
        <w:ind w:firstLine="480" w:firstLineChars="300"/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},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 xml:space="preserve">    "requestid": null, 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 xml:space="preserve">    "srcid": 3106, 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 xml:space="preserve">    "timastamp": "1604973538589"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  <w:t>}</w:t>
      </w:r>
    </w:p>
    <w:p>
      <w:pP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格口号-&gt;key 映射关系</w:t>
      </w:r>
    </w:p>
    <w:p>
      <w:pPr>
        <w:ind w:firstLine="800" w:firstLineChars="500"/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0-&gt;86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&gt;87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88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89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107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108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109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110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111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112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113</w:t>
      </w:r>
    </w:p>
    <w:p>
      <w:pPr>
        <w:numPr>
          <w:ilvl w:val="0"/>
          <w:numId w:val="4"/>
        </w:numPr>
        <w:ind w:left="720" w:leftChars="0" w:firstLine="0" w:firstLineChars="0"/>
        <w:rPr>
          <w:rFonts w:hint="default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</w:rPr>
      </w:pPr>
      <w:r>
        <w:rPr>
          <w:rFonts w:hint="eastAsia" w:ascii="DejaVu Sans Mono" w:hAnsi="DejaVu Sans Mono" w:eastAsia="宋体" w:cs="DejaVu Sans Mono"/>
          <w:color w:val="000000" w:themeColor="text1"/>
          <w:kern w:val="0"/>
          <w:sz w:val="16"/>
          <w:szCs w:val="16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114</w:t>
      </w: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eastAsia" w:ascii="DejaVu Sans Mono" w:hAnsi="DejaVu Sans Mono" w:eastAsia="宋体" w:cs="DejaVu Sans Mono"/>
          <w:color w:val="729FCF"/>
          <w:kern w:val="0"/>
          <w:sz w:val="16"/>
          <w:szCs w:val="16"/>
          <w:shd w:val="clear" w:color="auto" w:fill="FFFFFF"/>
          <w:lang w:val="en-US" w:eastAsia="zh-CN" w:bidi="ar"/>
        </w:rPr>
      </w:pPr>
    </w:p>
    <w:p>
      <w:pPr>
        <w:rPr>
          <w:rFonts w:hint="eastAsia" w:ascii="DejaVu Sans Mono" w:hAnsi="DejaVu Sans Mono" w:eastAsia="DejaVu Sans Mono" w:cs="DejaVu Sans Mono"/>
          <w:color w:val="729FCF"/>
          <w:kern w:val="0"/>
          <w:sz w:val="16"/>
          <w:szCs w:val="16"/>
          <w:shd w:val="clear" w:color="auto" w:fill="FFFFFF"/>
          <w:lang w:bidi="ar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无人机故障（监管类）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>0x0487</w:t>
      </w:r>
      <w:r>
        <w:rPr>
          <w:rFonts w:hint="eastAsia"/>
        </w:rPr>
        <w:t>（十进制：1159）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Object:</w:t>
      </w:r>
    </w:p>
    <w:p>
      <w:pPr>
        <w:rPr/>
      </w:pP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"destid": -60876, </w:t>
      </w:r>
    </w:p>
    <w:p>
      <w:pPr>
        <w:rPr>
          <w:rFonts w:hint="eastAsia"/>
        </w:rPr>
      </w:pPr>
      <w:r>
        <w:rPr>
          <w:rFonts w:hint="eastAsia"/>
        </w:rPr>
        <w:t xml:space="preserve">    "msgid": 1159, </w:t>
      </w:r>
    </w:p>
    <w:p>
      <w:pPr>
        <w:rPr>
          <w:rFonts w:hint="eastAsia"/>
        </w:rPr>
      </w:pPr>
      <w:r>
        <w:rPr>
          <w:rFonts w:hint="eastAsia"/>
        </w:rPr>
        <w:t xml:space="preserve">    "object":{</w:t>
      </w:r>
    </w:p>
    <w:p>
      <w:pPr>
        <w:rPr>
          <w:rFonts w:hint="eastAsia"/>
        </w:rPr>
      </w:pPr>
      <w:r>
        <w:rPr>
          <w:rFonts w:hint="eastAsia"/>
        </w:rPr>
        <w:t xml:space="preserve">       "severity":0,</w:t>
      </w:r>
    </w:p>
    <w:p>
      <w:pPr>
        <w:rPr>
          <w:rFonts w:hint="eastAsia"/>
        </w:rPr>
      </w:pPr>
      <w:r>
        <w:rPr>
          <w:rFonts w:hint="eastAsia"/>
        </w:rPr>
        <w:t xml:space="preserve">       "exceptions":["S_0_E_12","S_0_E_13"]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//无故障时，数组为内容为空[]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"requestid": null, </w:t>
      </w:r>
    </w:p>
    <w:p>
      <w:pPr>
        <w:rPr>
          <w:rFonts w:hint="eastAsia"/>
        </w:rPr>
      </w:pPr>
      <w:r>
        <w:rPr>
          <w:rFonts w:hint="eastAsia"/>
        </w:rPr>
        <w:t xml:space="preserve">    "srcid": 8046, </w:t>
      </w:r>
    </w:p>
    <w:p>
      <w:pPr>
        <w:rPr>
          <w:rFonts w:hint="eastAsia"/>
        </w:rPr>
      </w:pPr>
      <w:r>
        <w:rPr>
          <w:rFonts w:hint="eastAsia"/>
        </w:rPr>
        <w:t xml:space="preserve">    "timastamp": "1604973538589"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/>
      </w:pPr>
    </w:p>
    <w:p>
      <w:pPr>
        <w:rPr>
          <w:rFonts w:hint="eastAsia"/>
        </w:rPr>
      </w:pPr>
      <w:r>
        <w:rPr>
          <w:rFonts w:hint="eastAsia"/>
        </w:rPr>
        <w:t xml:space="preserve">severity: </w:t>
      </w:r>
    </w:p>
    <w:p>
      <w:pPr>
        <w:rPr>
          <w:rFonts w:hint="eastAsia"/>
        </w:rPr>
      </w:pPr>
      <w:r>
        <w:rPr>
          <w:rFonts w:hint="eastAsia"/>
        </w:rPr>
        <w:t xml:space="preserve">0:紧急 </w:t>
      </w:r>
    </w:p>
    <w:p>
      <w:pPr>
        <w:rPr>
          <w:rFonts w:hint="eastAsia"/>
        </w:rPr>
      </w:pPr>
      <w:r>
        <w:rPr>
          <w:rFonts w:hint="eastAsia"/>
        </w:rPr>
        <w:t>2:危机</w:t>
      </w:r>
    </w:p>
    <w:p>
      <w:pPr>
        <w:rPr>
          <w:rFonts w:hint="eastAsia"/>
        </w:rPr>
      </w:pPr>
      <w:r>
        <w:rPr>
          <w:rFonts w:hint="eastAsia"/>
        </w:rPr>
        <w:t xml:space="preserve">3:错误 </w:t>
      </w:r>
    </w:p>
    <w:p>
      <w:pPr>
        <w:rPr>
          <w:rFonts w:hint="eastAsia"/>
        </w:rPr>
      </w:pPr>
      <w:r>
        <w:rPr>
          <w:rFonts w:hint="eastAsia"/>
        </w:rPr>
        <w:t xml:space="preserve">4:警告 </w:t>
      </w:r>
    </w:p>
    <w:p>
      <w:pPr>
        <w:rPr/>
      </w:pPr>
      <w:r>
        <w:rPr>
          <w:rFonts w:hint="eastAsia"/>
        </w:rPr>
        <w:t xml:space="preserve">5:通知 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无人机故障（监视类）</w:t>
      </w:r>
    </w:p>
    <w:p>
      <w:pPr>
        <w:rPr/>
      </w:pP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>0x0488</w:t>
      </w:r>
      <w:r>
        <w:rPr>
          <w:rFonts w:hint="eastAsia"/>
        </w:rPr>
        <w:t>（十进制：1160）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Object:</w:t>
      </w:r>
    </w:p>
    <w:p>
      <w:pPr>
        <w:rPr/>
      </w:pP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"destid": -60876, </w:t>
      </w:r>
    </w:p>
    <w:p>
      <w:pPr>
        <w:rPr>
          <w:rFonts w:hint="eastAsia"/>
        </w:rPr>
      </w:pPr>
      <w:r>
        <w:rPr>
          <w:rFonts w:hint="eastAsia"/>
        </w:rPr>
        <w:t xml:space="preserve">    "msgid": 1160, </w:t>
      </w:r>
    </w:p>
    <w:p>
      <w:pPr>
        <w:rPr>
          <w:rFonts w:hint="eastAsia"/>
        </w:rPr>
      </w:pPr>
      <w:r>
        <w:rPr>
          <w:rFonts w:hint="eastAsia"/>
        </w:rPr>
        <w:t xml:space="preserve">    "object":{</w:t>
      </w:r>
    </w:p>
    <w:p>
      <w:pPr>
        <w:rPr>
          <w:rFonts w:hint="eastAsia"/>
        </w:rPr>
      </w:pPr>
      <w:r>
        <w:rPr>
          <w:rFonts w:hint="eastAsia"/>
        </w:rPr>
        <w:t xml:space="preserve">       "severity":0,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"requestid": null, </w:t>
      </w:r>
    </w:p>
    <w:p>
      <w:pPr>
        <w:rPr>
          <w:rFonts w:hint="eastAsia"/>
        </w:rPr>
      </w:pPr>
      <w:r>
        <w:rPr>
          <w:rFonts w:hint="eastAsia"/>
        </w:rPr>
        <w:t xml:space="preserve">    "srcid": 8046, </w:t>
      </w:r>
    </w:p>
    <w:p>
      <w:pPr>
        <w:rPr>
          <w:rFonts w:hint="eastAsia"/>
        </w:rPr>
      </w:pPr>
      <w:r>
        <w:rPr>
          <w:rFonts w:hint="eastAsia"/>
        </w:rPr>
        <w:t xml:space="preserve">    "timastamp": "1604973538589"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severity: </w:t>
      </w:r>
    </w:p>
    <w:p>
      <w:pPr>
        <w:rPr>
          <w:rFonts w:hint="eastAsia"/>
        </w:rPr>
      </w:pPr>
      <w:r>
        <w:rPr>
          <w:rFonts w:hint="eastAsia"/>
        </w:rPr>
        <w:t xml:space="preserve">0:紧急 </w:t>
      </w:r>
    </w:p>
    <w:p>
      <w:pPr>
        <w:rPr>
          <w:rFonts w:hint="eastAsia"/>
        </w:rPr>
      </w:pPr>
      <w:r>
        <w:rPr>
          <w:rFonts w:hint="eastAsia"/>
        </w:rPr>
        <w:t>2:危机</w:t>
      </w:r>
    </w:p>
    <w:p>
      <w:pPr>
        <w:rPr>
          <w:rFonts w:hint="eastAsia"/>
        </w:rPr>
      </w:pPr>
      <w:r>
        <w:rPr>
          <w:rFonts w:hint="eastAsia"/>
        </w:rPr>
        <w:t xml:space="preserve">3:错误 </w:t>
      </w:r>
    </w:p>
    <w:p>
      <w:pPr>
        <w:rPr>
          <w:rFonts w:hint="eastAsia"/>
        </w:rPr>
      </w:pPr>
      <w:r>
        <w:rPr>
          <w:rFonts w:hint="eastAsia"/>
        </w:rPr>
        <w:t xml:space="preserve">4:警告 </w:t>
      </w:r>
    </w:p>
    <w:p>
      <w:pPr>
        <w:rPr/>
      </w:pPr>
      <w:r>
        <w:rPr>
          <w:rFonts w:hint="eastAsia"/>
        </w:rPr>
        <w:t xml:space="preserve">5:通知 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无人机指令响应(监管类)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0x0489（同时向后台发送）</w:t>
      </w:r>
      <w:r>
        <w:rPr>
          <w:rFonts w:hint="eastAsia"/>
        </w:rPr>
        <w:t>（十进制：1161）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"destid": -60876,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"msgid": </w:t>
      </w:r>
      <w:r>
        <w:rPr>
          <w:rFonts w:hint="eastAsia"/>
        </w:rPr>
        <w:t>1161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"object": {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 xml:space="preserve">"uav_cmd": "TAKEOFF",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"error_code": 8254,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"errorsAck": [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ab/>
        <w:t>"E_ACTION_ACK_9",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ab/>
        <w:t>"E_ACTION_ACK_10"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]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},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"requestid": null,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"srcid": 8046,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"timastamp": "1604973538589"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0无人机上电通知指令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0x048A (向后台发送)</w:t>
      </w:r>
      <w:r>
        <w:rPr>
          <w:rFonts w:hint="eastAsia"/>
        </w:rPr>
        <w:t>（十进制：1162）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1162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"notice"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"UAV_FIRE_ONLIN"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"timestamp"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1604975026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FF0000"/>
          <w:sz w:val="18"/>
          <w:szCs w:val="18"/>
          <w:shd w:val="clear" w:color="auto" w:fill="F5F5F5"/>
        </w:rPr>
      </w:pP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 xml:space="preserve">        </w:t>
      </w:r>
      <w:r>
        <w:rPr>
          <w:rFonts w:ascii="Courier New" w:hAnsi="Courier New"/>
          <w:color w:val="FF0000"/>
          <w:sz w:val="20"/>
        </w:rPr>
        <w:t>"powerOnId":"0x4cc23b9e-0x718f21ee"   //新增字段；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无人机飞行目标点通知;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</w:rPr>
        <w:t>0x048B</w:t>
      </w:r>
      <w:r>
        <w:rPr>
          <w:rFonts w:hint="eastAsia"/>
        </w:rPr>
        <w:t>（十进制：1163）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116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>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"waypoint_type"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"waypoint_target"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20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delay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120,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time_stramp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222121546554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航线发送状态（进度）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0x048C（同时向后台发送） scp 25</w:t>
      </w:r>
      <w:r>
        <w:rPr>
          <w:rFonts w:hint="eastAsia"/>
        </w:rPr>
        <w:t>（十进制：1164）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"destid": -65278,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"msgid": 1164,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"object": {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"uavid": 60,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"waypoint_id": 11,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"precent": 96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},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"requestid": "5ea67045b6cb41f7ad64431d1d51e6e8",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"srcid": -1047896,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"timastamp": "1607485497373"</w:t>
      </w:r>
    </w:p>
    <w:p>
      <w:pPr>
        <w:rPr/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航线发送结果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0x048E（同时向后台发送）</w:t>
      </w:r>
      <w:r>
        <w:rPr>
          <w:rFonts w:hint="eastAsia"/>
        </w:rPr>
        <w:t>（十进制：1166）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/>
        </w:rPr>
        <w:t>1166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rPr>
          <w:rFonts w:ascii="Consolas" w:hAnsi="Consolas" w:eastAsia="宋体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</w:rPr>
        <w:t xml:space="preserve">       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"uavid":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"waypoint_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resp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</w:rPr>
        <w:t>"E_UOCS_SEND_ROUTE_ACK_0"</w:t>
      </w:r>
      <w:ins w:id="3" w:author="mine" w:date="2021-01-11T16:26:00Z">
        <w:r>
          <w:rPr>
            <w:rFonts w:ascii="Consolas" w:hAnsi="Consolas" w:cs="Consolas"/>
            <w:color w:val="333333"/>
            <w:sz w:val="18"/>
            <w:szCs w:val="18"/>
            <w:shd w:val="clear" w:color="auto" w:fill="F5F5F5"/>
          </w:rPr>
          <w:t>,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uav_resp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</w:rPr>
        <w:t>""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uav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查询参数进度推送</w:t>
      </w:r>
      <w:r>
        <w:rPr>
          <w:rFonts w:hint="eastAsia"/>
          <w:highlight w:val="yellow"/>
        </w:rPr>
        <w:t>（监管类）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0x048</w:t>
      </w:r>
      <w:r>
        <w:rPr>
          <w:rFonts w:hint="eastAsia"/>
          <w:b/>
          <w:color w:val="FF0000"/>
          <w:highlight w:val="yellow"/>
          <w:lang w:val="en-US" w:eastAsia="zh-CN"/>
        </w:rPr>
        <w:t>F</w:t>
      </w:r>
      <w:r>
        <w:rPr>
          <w:rFonts w:hint="eastAsia"/>
          <w:highlight w:val="yellow"/>
        </w:rPr>
        <w:t>（十进制：116</w:t>
      </w:r>
      <w:r>
        <w:rPr>
          <w:rFonts w:hint="eastAsia"/>
          <w:highlight w:val="yellow"/>
          <w:lang w:val="en-US" w:eastAsia="zh-CN"/>
        </w:rPr>
        <w:t>7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>
          <w:rFonts w:hint="eastAsia"/>
        </w:rPr>
      </w:pPr>
      <w:r>
        <w:rPr>
          <w:rFonts w:hint="eastAsia"/>
        </w:rPr>
        <w:t>Object</w:t>
      </w:r>
    </w:p>
    <w:p>
      <w:pPr>
        <w:rPr>
          <w:rFonts w:hint="default"/>
          <w:lang w:val="en-US"/>
        </w:rPr>
      </w:pP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>"destid":3106,</w:t>
      </w:r>
    </w:p>
    <w:p>
      <w:pPr>
        <w:rPr>
          <w:rFonts w:hint="eastAsia"/>
        </w:rPr>
      </w:pPr>
      <w:r>
        <w:rPr>
          <w:rFonts w:hint="eastAsia"/>
        </w:rPr>
        <w:t>"msgid":1167,</w:t>
      </w:r>
    </w:p>
    <w:p>
      <w:pPr>
        <w:rPr>
          <w:rFonts w:hint="eastAsia"/>
        </w:rPr>
      </w:pPr>
      <w:r>
        <w:rPr>
          <w:rFonts w:hint="eastAsia"/>
        </w:rPr>
        <w:t>"object":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  <w:t>"uavid":3106,</w:t>
      </w:r>
    </w:p>
    <w:p>
      <w:pPr>
        <w:rPr>
          <w:rFonts w:hint="eastAsia"/>
        </w:rPr>
      </w:pPr>
      <w:r>
        <w:rPr>
          <w:rFonts w:hint="eastAsia"/>
        </w:rPr>
        <w:tab/>
        <w:t>"percent":</w:t>
      </w:r>
      <w:r>
        <w:rPr>
          <w:rFonts w:hint="eastAsia"/>
          <w:lang w:val="en-US" w:eastAsia="zh-CN"/>
        </w:rPr>
        <w:t>90.9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  <w:t>"params":[</w:t>
      </w:r>
    </w:p>
    <w:p>
      <w:pPr>
        <w:rPr>
          <w:rFonts w:hint="eastAsia"/>
        </w:rPr>
      </w:pPr>
      <w:r>
        <w:rPr>
          <w:rFonts w:hint="eastAsia"/>
        </w:rPr>
        <w:tab/>
        <w:tab/>
        <w:t>{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"clazz":"float",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"id":181,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"name":"SF_MC_Z_VEL_P",</w:t>
      </w:r>
    </w:p>
    <w:p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</w:rPr>
        <w:t>"property":"RW","value":1.8</w:t>
      </w:r>
      <w:r>
        <w:rPr>
          <w:rFonts w:hint="eastAsia"/>
          <w:lang w:val="en-US" w:eastAsia="zh-CN"/>
        </w:rPr>
        <w:t>,</w:t>
      </w:r>
    </w:p>
    <w:p>
      <w:pPr>
        <w:ind w:firstLine="840" w:firstLineChars="400"/>
        <w:rPr>
          <w:rFonts w:hint="default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error_code</w:t>
      </w:r>
      <w:r>
        <w:rPr>
          <w:rFonts w:hint="eastAsia"/>
        </w:rPr>
        <w:t>":</w:t>
      </w:r>
      <w:r>
        <w:rPr>
          <w:rFonts w:hint="default"/>
          <w:lang w:val="en-US" w:eastAsia="zh-CN"/>
        </w:rPr>
        <w:t>”</w:t>
      </w:r>
      <w:r>
        <w:rPr>
          <w:rFonts w:hint="eastAsia" w:eastAsiaTheme="minorEastAsia"/>
          <w:lang w:val="en-US" w:eastAsia="zh-CN"/>
        </w:rPr>
        <w:t>E_FCC_ACTION_ACK_0</w:t>
      </w:r>
      <w:r>
        <w:rPr>
          <w:rFonts w:hint="default"/>
          <w:lang w:val="en-US" w:eastAsia="zh-CN"/>
        </w:rPr>
        <w:t>”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  <w:tab/>
        <w:t>{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"clazz":"float",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"id":181,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"name":"SF_MC_Z_VEL_P",</w:t>
      </w:r>
    </w:p>
    <w:p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</w:rPr>
        <w:t>"property":"RW","value":1.8</w:t>
      </w:r>
      <w:r>
        <w:rPr>
          <w:rFonts w:hint="eastAsia"/>
          <w:lang w:val="en-US" w:eastAsia="zh-CN"/>
        </w:rPr>
        <w:t>,</w:t>
      </w:r>
    </w:p>
    <w:p>
      <w:pPr>
        <w:ind w:firstLine="840" w:firstLineChars="400"/>
        <w:rPr>
          <w:rFonts w:hint="default" w:eastAsiaTheme="minorEastAsia"/>
          <w:lang w:val="en-US" w:eastAsia="zh-CN"/>
        </w:rPr>
      </w:pPr>
      <w:r>
        <w:rPr>
          <w:rFonts w:hint="eastAsia"/>
        </w:rPr>
        <w:t>"</w:t>
      </w:r>
      <w:r>
        <w:rPr>
          <w:rFonts w:hint="eastAsia"/>
          <w:lang w:val="en-US" w:eastAsia="zh-CN"/>
        </w:rPr>
        <w:t>error_code</w:t>
      </w:r>
      <w:r>
        <w:rPr>
          <w:rFonts w:hint="eastAsia"/>
        </w:rPr>
        <w:t>":</w:t>
      </w:r>
      <w:r>
        <w:rPr>
          <w:rFonts w:hint="default"/>
          <w:lang w:val="en-US" w:eastAsia="zh-CN"/>
        </w:rPr>
        <w:t>”</w:t>
      </w:r>
      <w:r>
        <w:rPr>
          <w:rFonts w:hint="eastAsia" w:eastAsiaTheme="minorEastAsia"/>
          <w:lang w:val="en-US" w:eastAsia="zh-CN"/>
        </w:rPr>
        <w:t>E_FCC_ACTION_ACK_0</w:t>
      </w:r>
      <w:r>
        <w:rPr>
          <w:rFonts w:hint="default"/>
          <w:lang w:val="en-US" w:eastAsia="zh-CN"/>
        </w:rPr>
        <w:t>”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  <w:t>]</w:t>
      </w:r>
    </w:p>
    <w:p>
      <w:pPr>
        <w:rPr>
          <w:rFonts w:hint="eastAsia"/>
        </w:rPr>
      </w:pP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>"requestid":"b881256af6bf46abb1db621398ca06ad",</w:t>
      </w:r>
    </w:p>
    <w:p>
      <w:pPr>
        <w:rPr>
          <w:rFonts w:hint="eastAsia"/>
        </w:rPr>
      </w:pPr>
      <w:r>
        <w:rPr>
          <w:rFonts w:hint="eastAsia"/>
        </w:rPr>
        <w:t>"srcid":-52189,</w:t>
      </w:r>
    </w:p>
    <w:p>
      <w:pPr>
        <w:rPr>
          <w:rFonts w:hint="eastAsia"/>
        </w:rPr>
      </w:pPr>
      <w:r>
        <w:rPr>
          <w:rFonts w:hint="eastAsia"/>
        </w:rPr>
        <w:t>"timastamp":"1616221556678"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备注：进度100%时，dtails才能值；</w:t>
      </w:r>
    </w:p>
    <w:p>
      <w:pP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查询参数进度结果推送</w:t>
      </w:r>
      <w:r>
        <w:rPr>
          <w:rFonts w:hint="eastAsia"/>
          <w:highlight w:val="yellow"/>
        </w:rPr>
        <w:t>（监管类）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90</w:t>
      </w:r>
      <w:r>
        <w:rPr>
          <w:rFonts w:hint="eastAsia"/>
          <w:highlight w:val="yellow"/>
        </w:rPr>
        <w:t>（十进制：116</w:t>
      </w:r>
      <w:r>
        <w:rPr>
          <w:rFonts w:hint="eastAsia"/>
          <w:highlight w:val="yellow"/>
          <w:lang w:val="en-US" w:eastAsia="zh-CN"/>
        </w:rPr>
        <w:t>8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>
          <w:highlight w:val="yellow"/>
        </w:rPr>
      </w:pPr>
      <w:r>
        <w:rPr>
          <w:rFonts w:hint="eastAsia"/>
          <w:highlight w:val="yellow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</w:p>
    <w:p>
      <w:pPr>
        <w:ind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"destid":3106,</w:t>
      </w:r>
    </w:p>
    <w:p>
      <w:pPr>
        <w:ind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"msgid":116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8</w:t>
      </w: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</w:p>
    <w:p>
      <w:pPr>
        <w:ind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"object":</w:t>
      </w:r>
    </w:p>
    <w:p>
      <w:pPr>
        <w:ind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</w:p>
    <w:p>
      <w:pPr>
        <w:ind w:left="420" w:leftChars="0"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"reps":"E_UOCS_109_QUERY_ALL_PARAM_SUCCESS",</w:t>
      </w:r>
    </w:p>
    <w:p>
      <w:pPr>
        <w:ind w:left="420" w:leftChars="0" w:firstLine="420" w:firstLineChars="0"/>
        <w:jc w:val="both"/>
        <w:rPr>
          <w:rFonts w:hint="default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total</w:t>
      </w: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":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30,</w:t>
      </w:r>
    </w:p>
    <w:p>
      <w:pPr>
        <w:ind w:left="420" w:leftChars="0"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"uavid":3106</w:t>
      </w:r>
    </w:p>
    <w:p>
      <w:pPr>
        <w:ind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},</w:t>
      </w:r>
    </w:p>
    <w:p>
      <w:pPr>
        <w:ind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"requestid":"ee5a5ed0624b48e0ac2dce838168d006",</w:t>
      </w:r>
    </w:p>
    <w:p>
      <w:pPr>
        <w:ind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"srcid":-52189,</w:t>
      </w:r>
    </w:p>
    <w:p>
      <w:pPr>
        <w:ind w:firstLine="420" w:firstLineChars="0"/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"timastamp":"1616229245418"</w:t>
      </w:r>
    </w:p>
    <w:p>
      <w:pPr>
        <w:jc w:val="both"/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eastAsia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E_FCC_ACTION_ACK_0=FCC执行成功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E_FCC_ACTION_ACK_1=FCC执行完成结果失败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E_FCC_ACTION_ACK_2=FCC执行中出错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E_FCC_ACTION_ACK_3=FCC执行出错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E_FCC_ACTION_ACK_4=FCC命令非法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E_FCC_ACTION_ACK_5=FCC命令拒绝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E_FCC_ACTION_ACK_6=FCC暂未就绪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E_FCC_110_PARAM_CFG_UNKNOWN= 找不到该参数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E_FCC_110_PARAM_CFG_NOT_SUPPORT=不支持该操作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E_FCC_110_PARAM_CFG_MATCH=匹配失败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E_FCC_110_PARAM_CFG_IS_SAME=参数相同无需配置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E_FCC_110_PARAM_CFG_RO=只读参数无法设置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E_UOCS_PARAM_TIMEOUT=FCC响应超时</w:t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E_UOCS_PARAM</w:t>
      </w:r>
      <w:r>
        <w:rPr>
          <w:rFonts w:hint="eastAsia"/>
          <w:lang w:val="en-US" w:eastAsia="zh-CN"/>
        </w:rPr>
        <w:t>_FINISH_SUCCESS=参数结果完成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</w:t>
      </w:r>
      <w:r>
        <w:rPr>
          <w:rFonts w:hint="eastAsia"/>
          <w:lang w:val="en-US" w:eastAsia="zh-CN"/>
        </w:rPr>
        <w:t>_</w:t>
      </w:r>
      <w:r>
        <w:rPr>
          <w:rFonts w:hint="eastAsia" w:eastAsiaTheme="minorEastAsia"/>
          <w:lang w:val="en-US" w:eastAsia="zh-CN"/>
        </w:rPr>
        <w:t>PARAM</w:t>
      </w:r>
      <w:r>
        <w:rPr>
          <w:rFonts w:hint="eastAsia"/>
          <w:lang w:val="en-US" w:eastAsia="zh-CN"/>
        </w:rPr>
        <w:t>_FINISH_FAULT=参数结果完成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参数修改反馈</w:t>
      </w:r>
      <w:r>
        <w:rPr>
          <w:rFonts w:hint="eastAsia"/>
          <w:highlight w:val="yellow"/>
        </w:rPr>
        <w:t>（监管类）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91</w:t>
      </w:r>
      <w:r>
        <w:rPr>
          <w:rFonts w:hint="eastAsia"/>
          <w:highlight w:val="yellow"/>
        </w:rPr>
        <w:t>（十进制：116</w:t>
      </w:r>
      <w:r>
        <w:rPr>
          <w:rFonts w:hint="eastAsia"/>
          <w:highlight w:val="yellow"/>
          <w:lang w:val="en-US" w:eastAsia="zh-CN"/>
        </w:rPr>
        <w:t>9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</w:t>
      </w:r>
    </w:p>
    <w:p>
      <w:pP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"destid"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45222333555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"msgid"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116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9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"object"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uavid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"params"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[</w:t>
      </w:r>
    </w:p>
    <w:p>
      <w:pPr>
        <w:ind w:firstLine="1260" w:firstLineChars="6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i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32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n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ame"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"SN"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clazz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"int"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v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alue"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100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</w:p>
    <w:p>
      <w:pPr>
        <w:ind w:firstLine="1261" w:firstLineChars="6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property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  <w:lang w:val="en-US" w:eastAsia="zh-CN"/>
        </w:rPr>
        <w:t>RW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"error_code"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"E_FCC_ACTION_ACK_1"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        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}</w:t>
      </w:r>
    </w:p>
    <w:p>
      <w:pPr>
        <w:ind w:firstLine="1260" w:firstLineChars="600"/>
        <w:rPr>
          <w:rFonts w:hint="default"/>
          <w:lang w:val="en-US" w:eastAsia="zh-CN"/>
        </w:rPr>
      </w:pP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]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"requestid"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"adfsdfsdecdef"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"srcid"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"timastamp"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"1604972717212"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error码表：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E_FCC_ACTION_ACK_0=FCC执行成功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E_FCC_ACTION_ACK_1=FCC执行完成结果失败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E_FCC_ACTION_ACK_2=FCC执行中出错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E_FCC_ACTION_ACK_3=FCC执行出错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E_FCC_ACTION_ACK_4=FCC命令非法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E_FCC_ACTION_ACK_5=FCC命令拒绝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E_FCC_ACTION_ACK_6=FCC暂未就绪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E_FCC_110_PARAM_CFG_UNKNOWN= 找不到该参数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E_FCC_110_PARAM_CFG_NOT_SUPPORT=不支持该操作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E_FCC_110_PARAM_CFG_MATCH=匹配失败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E_FCC_110_PARAM_CFG_IS_SAME=参数相同无需配置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E_FCC_110_PARAM_CFG_RO=只读参数无法设置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E_UOCS_PARAM_TIMEOUT=FCC响应超时</w:t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E_UOCS_PARAM</w:t>
      </w:r>
      <w:r>
        <w:rPr>
          <w:rFonts w:hint="eastAsia"/>
          <w:lang w:val="en-US" w:eastAsia="zh-CN"/>
        </w:rPr>
        <w:t>_FINISH_SUCCESS=参数结果完成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</w:t>
      </w:r>
      <w:r>
        <w:rPr>
          <w:rFonts w:hint="eastAsia"/>
          <w:lang w:val="en-US" w:eastAsia="zh-CN"/>
        </w:rPr>
        <w:t>_</w:t>
      </w:r>
      <w:r>
        <w:rPr>
          <w:rFonts w:hint="eastAsia" w:eastAsiaTheme="minorEastAsia"/>
          <w:lang w:val="en-US" w:eastAsia="zh-CN"/>
        </w:rPr>
        <w:t>PARAM</w:t>
      </w:r>
      <w:r>
        <w:rPr>
          <w:rFonts w:hint="eastAsia"/>
          <w:lang w:val="en-US" w:eastAsia="zh-CN"/>
        </w:rPr>
        <w:t>_FINISH_FAULT=参数结果完成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参数修改结果反馈</w:t>
      </w:r>
      <w:r>
        <w:rPr>
          <w:rFonts w:hint="eastAsia"/>
          <w:highlight w:val="yellow"/>
        </w:rPr>
        <w:t>（监管类）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92</w:t>
      </w:r>
      <w:r>
        <w:rPr>
          <w:rFonts w:hint="eastAsia"/>
          <w:highlight w:val="yellow"/>
        </w:rPr>
        <w:t>（十进制：11</w:t>
      </w:r>
      <w:r>
        <w:rPr>
          <w:rFonts w:hint="eastAsia"/>
          <w:highlight w:val="yellow"/>
          <w:lang w:val="en-US" w:eastAsia="zh-CN"/>
        </w:rPr>
        <w:t>70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</w:t>
      </w:r>
    </w:p>
    <w:p>
      <w:pP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"destid"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45222333555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"msgid"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1170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"object"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uavid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reps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</w:t>
      </w:r>
      <w:r>
        <w:rPr>
          <w:rFonts w:hint="eastAsia" w:eastAsiaTheme="minorEastAsia"/>
          <w:lang w:val="en-US" w:eastAsia="zh-CN"/>
        </w:rPr>
        <w:t>E_UOCS_110_PARAM</w:t>
      </w:r>
      <w:r>
        <w:rPr>
          <w:rFonts w:hint="eastAsia"/>
          <w:lang w:val="en-US" w:eastAsia="zh-CN"/>
        </w:rPr>
        <w:t>_FINISH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</w:t>
      </w:r>
    </w:p>
    <w:p>
      <w:pPr>
        <w:ind w:firstLine="630" w:firstLineChars="300"/>
        <w:rPr>
          <w:rFonts w:hint="default"/>
          <w:lang w:val="en-US" w:eastAsia="zh-CN"/>
        </w:rPr>
      </w:pP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"requestid"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"adfsdfsdecdef"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"srcid"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"timastamp"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"1604972717212"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E_UOCS_PARAM_TIMEOUT=FCC响应超时</w:t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E_UOCS_PARAM</w:t>
      </w:r>
      <w:r>
        <w:rPr>
          <w:rFonts w:hint="eastAsia"/>
          <w:lang w:val="en-US" w:eastAsia="zh-CN"/>
        </w:rPr>
        <w:t>_FINISH_SUCCESS=参数结果完成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</w:t>
      </w:r>
      <w:r>
        <w:rPr>
          <w:rFonts w:hint="eastAsia"/>
          <w:lang w:val="en-US" w:eastAsia="zh-CN"/>
        </w:rPr>
        <w:t>_</w:t>
      </w:r>
      <w:r>
        <w:rPr>
          <w:rFonts w:hint="eastAsia" w:eastAsiaTheme="minorEastAsia"/>
          <w:lang w:val="en-US" w:eastAsia="zh-CN"/>
        </w:rPr>
        <w:t>PARAM</w:t>
      </w:r>
      <w:r>
        <w:rPr>
          <w:rFonts w:hint="eastAsia"/>
          <w:lang w:val="en-US" w:eastAsia="zh-CN"/>
        </w:rPr>
        <w:t>_FINISH_FAULT=参数结果完成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指定（多个）参数查询反馈</w:t>
      </w:r>
      <w:r>
        <w:rPr>
          <w:rFonts w:hint="eastAsia"/>
          <w:highlight w:val="yellow"/>
        </w:rPr>
        <w:t>（监管类）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93</w:t>
      </w:r>
      <w:r>
        <w:rPr>
          <w:rFonts w:hint="eastAsia"/>
          <w:highlight w:val="yellow"/>
        </w:rPr>
        <w:t>（十进制：11</w:t>
      </w:r>
      <w:r>
        <w:rPr>
          <w:rFonts w:hint="eastAsia"/>
          <w:highlight w:val="yellow"/>
          <w:lang w:val="en-US" w:eastAsia="zh-CN"/>
        </w:rPr>
        <w:t>71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</w:t>
      </w:r>
    </w:p>
    <w:p>
      <w:pP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"destid"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45222333555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"msgid"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1171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"object"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uavid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"params"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[</w:t>
      </w:r>
    </w:p>
    <w:p>
      <w:pPr>
        <w:ind w:firstLine="1260" w:firstLineChars="6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i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32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n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ame"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"SN"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clazz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"int"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v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alue"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100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</w:p>
    <w:p>
      <w:pPr>
        <w:ind w:firstLine="1261" w:firstLineChars="600"/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property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  <w:lang w:val="en-US" w:eastAsia="zh-CN"/>
        </w:rPr>
        <w:t>RW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   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"error_code"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"E_FCC_ACTION_ACK_1"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 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</w:t>
      </w: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 xml:space="preserve">         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}</w:t>
      </w:r>
    </w:p>
    <w:p>
      <w:pPr>
        <w:ind w:firstLine="1260" w:firstLineChars="600"/>
        <w:rPr>
          <w:rFonts w:hint="default"/>
          <w:lang w:val="en-US" w:eastAsia="zh-CN"/>
        </w:rPr>
      </w:pPr>
      <w:r>
        <w:rPr>
          <w:rFonts w:hint="eastAsia" w:ascii="Tahoma" w:hAnsi="Tahoma" w:eastAsia="宋体" w:cs="Tahoma"/>
          <w:i w:val="false"/>
          <w:caps w:val="false"/>
          <w:color w:val="4A5560"/>
          <w:spacing w:val="0"/>
          <w:sz w:val="21"/>
          <w:szCs w:val="21"/>
          <w:shd w:val="clear" w:fill="FFFFFF"/>
          <w:lang w:val="en-US" w:eastAsia="zh-CN"/>
        </w:rPr>
        <w:t>]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"requestid"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"adfsdfsdecdef"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"srcid"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"timastamp"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"1604972717212"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E_UOCS_PARAM_TIMEOUT=FCC响应超时</w:t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E_UOCS_PARAM</w:t>
      </w:r>
      <w:r>
        <w:rPr>
          <w:rFonts w:hint="eastAsia"/>
          <w:lang w:val="en-US" w:eastAsia="zh-CN"/>
        </w:rPr>
        <w:t>_FINISH_SUCCESS=参数结果完成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</w:t>
      </w:r>
      <w:r>
        <w:rPr>
          <w:rFonts w:hint="eastAsia"/>
          <w:lang w:val="en-US" w:eastAsia="zh-CN"/>
        </w:rPr>
        <w:t>_</w:t>
      </w:r>
      <w:r>
        <w:rPr>
          <w:rFonts w:hint="eastAsia" w:eastAsiaTheme="minorEastAsia"/>
          <w:lang w:val="en-US" w:eastAsia="zh-CN"/>
        </w:rPr>
        <w:t>PARAM</w:t>
      </w:r>
      <w:r>
        <w:rPr>
          <w:rFonts w:hint="eastAsia"/>
          <w:lang w:val="en-US" w:eastAsia="zh-CN"/>
        </w:rPr>
        <w:t>_FINISH_FAULT=参数结果完成</w:t>
      </w:r>
    </w:p>
    <w:p>
      <w:pPr>
        <w:rPr>
          <w:rFonts w:hint="default"/>
          <w:lang w:val="en-US" w:eastAsia="zh-CN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指定（多个）参数查询结果反馈</w:t>
      </w:r>
      <w:r>
        <w:rPr>
          <w:rFonts w:hint="eastAsia"/>
          <w:highlight w:val="yellow"/>
        </w:rPr>
        <w:t>（监管类）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94</w:t>
      </w:r>
      <w:r>
        <w:rPr>
          <w:rFonts w:hint="eastAsia"/>
          <w:highlight w:val="yellow"/>
        </w:rPr>
        <w:t>（十进制：11</w:t>
      </w:r>
      <w:r>
        <w:rPr>
          <w:rFonts w:hint="eastAsia"/>
          <w:highlight w:val="yellow"/>
          <w:lang w:val="en-US" w:eastAsia="zh-CN"/>
        </w:rPr>
        <w:t>72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</w:t>
      </w:r>
    </w:p>
    <w:p>
      <w:pP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</w:pPr>
      <w:r>
        <w:rPr>
          <w:rFonts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"destid"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45222333555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"msgid"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eastAsia" w:ascii="Tahoma" w:hAnsi="Tahoma" w:eastAsia="宋体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  <w:lang w:val="en-US" w:eastAsia="zh-CN"/>
        </w:rPr>
        <w:t>1172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"object"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:{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uavid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reps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</w:t>
      </w:r>
      <w:r>
        <w:rPr>
          <w:rFonts w:hint="eastAsia" w:eastAsiaTheme="minorEastAsia"/>
          <w:lang w:val="en-US" w:eastAsia="zh-CN"/>
        </w:rPr>
        <w:t>E_UOCS_110_PARAM</w:t>
      </w:r>
      <w:r>
        <w:rPr>
          <w:rFonts w:hint="eastAsia"/>
          <w:lang w:val="en-US" w:eastAsia="zh-CN"/>
        </w:rPr>
        <w:t>_FINISH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</w:t>
      </w:r>
    </w:p>
    <w:p>
      <w:pPr>
        <w:ind w:firstLine="630" w:firstLineChars="300"/>
        <w:rPr>
          <w:rFonts w:hint="default"/>
          <w:lang w:val="en-US" w:eastAsia="zh-CN"/>
        </w:rPr>
      </w:pP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"requestid"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"adfsdfsdecdef"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"srcid"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25AAE2"/>
          <w:spacing w:val="0"/>
          <w:sz w:val="21"/>
          <w:szCs w:val="21"/>
          <w:shd w:val="clear" w:fill="FFFFFF"/>
        </w:rPr>
        <w:t>60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,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    </w:t>
      </w:r>
      <w:r>
        <w:rPr>
          <w:rFonts w:hint="default" w:ascii="Tahoma" w:hAnsi="Tahoma" w:eastAsia="Tahoma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</w:rPr>
        <w:t>"timastamp"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:</w:t>
      </w:r>
      <w:r>
        <w:rPr>
          <w:rFonts w:hint="default" w:ascii="Tahoma" w:hAnsi="Tahoma" w:eastAsia="Tahoma" w:cs="Tahoma"/>
          <w:b/>
          <w:i w:val="false"/>
          <w:caps w:val="false"/>
          <w:color w:val="3AB54A"/>
          <w:spacing w:val="0"/>
          <w:sz w:val="21"/>
          <w:szCs w:val="21"/>
          <w:shd w:val="clear" w:fill="FFFFFF"/>
        </w:rPr>
        <w:t>"1604972717212"</w:t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shd w:val="clear" w:fill="FFFFFF"/>
        </w:rPr>
        <w:t>}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ascii="Courier New" w:hAnsi="Courier New"/>
          <w:color w:val="2A00FF"/>
          <w:sz w:val="20"/>
          <w:highlight w:val="white"/>
        </w:rPr>
        <w:t>E_UOCS_110_PARAM_TIMEOUT_FAULT</w:t>
      </w:r>
      <w:r>
        <w:rPr>
          <w:rFonts w:hint="eastAsia" w:eastAsiaTheme="minorEastAsia"/>
          <w:lang w:val="en-US" w:eastAsia="zh-CN"/>
        </w:rPr>
        <w:t>=FCC响应超时</w:t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E_UOCS_110_PARAM</w:t>
      </w:r>
      <w:r>
        <w:rPr>
          <w:rFonts w:hint="eastAsia"/>
          <w:lang w:val="en-US" w:eastAsia="zh-CN"/>
        </w:rPr>
        <w:t>_FINISH_SUCCESS=参数结果完成</w:t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E_UOCS_1</w:t>
      </w:r>
      <w:r>
        <w:rPr>
          <w:rFonts w:hint="eastAsia"/>
          <w:lang w:val="en-US" w:eastAsia="zh-CN"/>
        </w:rPr>
        <w:t>10</w:t>
      </w:r>
      <w:r>
        <w:rPr>
          <w:rFonts w:hint="eastAsia" w:eastAsiaTheme="minorEastAsia"/>
          <w:lang w:val="en-US" w:eastAsia="zh-CN"/>
        </w:rPr>
        <w:t>_PARAM</w:t>
      </w:r>
      <w:r>
        <w:rPr>
          <w:rFonts w:hint="eastAsia"/>
          <w:lang w:val="en-US" w:eastAsia="zh-CN"/>
        </w:rPr>
        <w:t>_FINISH_FAULT=参数结果完成</w:t>
      </w:r>
    </w:p>
    <w:p>
      <w:pPr>
        <w:rPr>
          <w:rFonts w:hint="eastAsia"/>
          <w:lang w:val="en-US" w:eastAsia="zh-CN"/>
        </w:rPr>
      </w:pPr>
      <w:r>
        <w:rPr>
          <w:rFonts w:hint="eastAsia" w:ascii="Courier New" w:hAnsi="Courier New"/>
          <w:color w:val="2A00FF"/>
          <w:sz w:val="20"/>
          <w:highlight w:val="white"/>
        </w:rPr>
        <w:t>E_UOCS_</w:t>
      </w: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>517</w:t>
      </w:r>
      <w:r>
        <w:rPr>
          <w:rFonts w:hint="eastAsia" w:ascii="Courier New" w:hAnsi="Courier New"/>
          <w:color w:val="2A00FF"/>
          <w:sz w:val="20"/>
          <w:highlight w:val="white"/>
        </w:rPr>
        <w:t>_</w:t>
      </w: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>CMD</w:t>
      </w:r>
      <w:r>
        <w:rPr>
          <w:rFonts w:hint="eastAsia" w:ascii="Courier New" w:hAnsi="Courier New"/>
          <w:color w:val="2A00FF"/>
          <w:sz w:val="20"/>
          <w:highlight w:val="white"/>
        </w:rPr>
        <w:t>_</w:t>
      </w: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>NOTSUPPORT</w:t>
      </w:r>
      <w:r>
        <w:rPr>
          <w:rFonts w:hint="eastAsia" w:ascii="Courier New" w:hAnsi="Courier New"/>
          <w:color w:val="2A00FF"/>
          <w:sz w:val="20"/>
          <w:highlight w:val="white"/>
        </w:rPr>
        <w:t>_FAULT</w:t>
      </w:r>
    </w:p>
    <w:p>
      <w:pPr>
        <w:rPr>
          <w:rFonts w:hint="eastAsia"/>
          <w:lang w:val="en-US" w:eastAsia="zh-CN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 xml:space="preserve">无人机丢包率通讯质量 </w:t>
      </w:r>
      <w:r>
        <w:rPr>
          <w:rFonts w:hint="eastAsia"/>
        </w:rPr>
        <w:t>（</w:t>
      </w:r>
      <w:ins w:id="4" w:author="theirs" w:date="2021-01-11T16:26:00Z">
        <w:r>
          <w:rPr>
            <w:rFonts w:hint="eastAsia"/>
          </w:rPr>
          <w:t>监视</w:t>
        </w:r>
      </w:ins>
      <w:r>
        <w:rPr>
          <w:rFonts w:hint="eastAsia"/>
        </w:rPr>
        <w:t>类）;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95</w:t>
      </w:r>
      <w:r>
        <w:rPr>
          <w:rFonts w:hint="eastAsia"/>
        </w:rPr>
        <w:t>（十进制：11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3）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1173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Tahoma" w:hAnsi="Tahoma" w:eastAsia="宋体" w:cs="Tahoma"/>
          <w:b/>
          <w:i w:val="false"/>
          <w:caps w:val="false"/>
          <w:color w:val="92278F"/>
          <w:spacing w:val="0"/>
          <w:sz w:val="21"/>
          <w:szCs w:val="21"/>
          <w:shd w:val="clear" w:fill="FFFFFF"/>
          <w:lang w:val="en-US" w:eastAsia="zh-CN"/>
        </w:rPr>
        <w:t>uavid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6A3E3E"/>
          <w:sz w:val="20"/>
          <w:highlight w:val="lightGray"/>
        </w:rPr>
        <w:t>qol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95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过程消息回传（磁力针校准、FCC升级）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96</w:t>
      </w:r>
      <w:r>
        <w:rPr>
          <w:rFonts w:hint="eastAsia"/>
        </w:rPr>
        <w:t>（十进制：11</w:t>
      </w:r>
      <w:r>
        <w:rPr>
          <w:rFonts w:hint="eastAsia"/>
          <w:lang w:val="en-US" w:eastAsia="zh-CN"/>
        </w:rPr>
        <w:t>74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</w:tbl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/>
        </w:rPr>
        <w:t>11</w:t>
      </w:r>
      <w:r>
        <w:rPr>
          <w:rFonts w:hint="eastAsia"/>
          <w:lang w:val="en-US" w:eastAsia="zh-CN"/>
        </w:rPr>
        <w:t>74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  <w:lang w:val="en-US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>uavid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3006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,  //   无人机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session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//</w:t>
      </w:r>
      <w:r>
        <w:rPr>
          <w:rFonts w:hint="eastAsia"/>
          <w:vertAlign w:val="baseline"/>
          <w:lang w:val="en-US" w:eastAsia="zh-CN"/>
        </w:rPr>
        <w:t>磁力计校准过程 //升级过程 4：航前检；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b/>
          <w:bCs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step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,  //   0xFF 为最后结束步骤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, // 0为ok, 非0错误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percent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, // 暂时不用，作用不大暂时不用，作用不大 (升级过程使用)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cnt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95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,  //暂时不用，作用不大 (升级过程使用)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stepPayload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[0,1,2,3]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暂时不用，作用不大 (升级过程使用)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ADJUST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PRE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    //碰力针预校准备；</w:t>
      </w: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ADJUST,             //磁力针校准</w:t>
      </w:r>
    </w:p>
    <w:p>
      <w:pPr>
        <w:rPr>
          <w:rFonts w:hint="default" w:ascii="Consolas" w:hAnsi="Consolas" w:cs="Consolas"/>
          <w:color w:val="007777"/>
          <w:sz w:val="18"/>
          <w:szCs w:val="18"/>
          <w:highlight w:val="yellow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007777"/>
          <w:sz w:val="18"/>
          <w:szCs w:val="18"/>
          <w:highlight w:val="yellow"/>
          <w:shd w:val="clear" w:color="auto" w:fill="F5F5F5"/>
          <w:lang w:val="en-US" w:eastAsia="zh-CN"/>
        </w:rPr>
        <w:t>PREFLIGHT_CHECK_START   //航前检开始</w:t>
      </w:r>
    </w:p>
    <w:p>
      <w:pPr>
        <w:rPr>
          <w:rFonts w:hint="default" w:ascii="Tahoma" w:hAnsi="Tahoma" w:eastAsia="Tahoma" w:cs="Tahoma"/>
          <w:i w:val="false"/>
          <w:caps w:val="false"/>
          <w:color w:val="4A5560"/>
          <w:spacing w:val="0"/>
          <w:sz w:val="21"/>
          <w:szCs w:val="21"/>
          <w:highlight w:val="yellow"/>
          <w:shd w:val="clear" w:fill="FFFFFF"/>
          <w:lang w:val="en-US"/>
        </w:rPr>
      </w:pPr>
      <w:r>
        <w:rPr>
          <w:rFonts w:hint="eastAsia" w:ascii="Consolas" w:hAnsi="Consolas" w:cs="Consolas"/>
          <w:color w:val="007777"/>
          <w:sz w:val="18"/>
          <w:szCs w:val="18"/>
          <w:highlight w:val="yellow"/>
          <w:shd w:val="clear" w:color="auto" w:fill="F5F5F5"/>
          <w:lang w:val="en-US" w:eastAsia="zh-CN"/>
        </w:rPr>
        <w:t>PREFLIGHT_CHECK_STOP    //航前栓结束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FCC调试信息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97</w:t>
      </w:r>
      <w:r>
        <w:rPr>
          <w:rFonts w:hint="eastAsia"/>
        </w:rPr>
        <w:t>（十进制：11</w:t>
      </w:r>
      <w:r>
        <w:rPr>
          <w:rFonts w:hint="eastAsia"/>
          <w:lang w:val="en-US" w:eastAsia="zh-CN"/>
        </w:rPr>
        <w:t>75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/>
        </w:rPr>
        <w:t>11</w:t>
      </w:r>
      <w:r>
        <w:rPr>
          <w:rFonts w:hint="eastAsia"/>
          <w:lang w:val="en-US" w:eastAsia="zh-CN"/>
        </w:rPr>
        <w:t>75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severity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                          //</w:t>
      </w:r>
      <w:r>
        <w:rPr>
          <w:rFonts w:hint="eastAsia" w:ascii="Arial" w:hAnsi="Arial" w:cs="Arial"/>
          <w:color w:val="000000"/>
          <w:kern w:val="0"/>
          <w:szCs w:val="21"/>
        </w:rPr>
        <w:t>等级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content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“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afasdfsdafasdfasdfasdfasfadsfadf</w:t>
      </w:r>
      <w:r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”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// 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通用（非二次权限）命令响应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0x04</w:t>
      </w:r>
      <w:r>
        <w:rPr>
          <w:rFonts w:hint="eastAsia"/>
          <w:b/>
          <w:color w:val="FF0000"/>
          <w:lang w:val="en-US" w:eastAsia="zh-CN"/>
        </w:rPr>
        <w:t>98</w:t>
      </w:r>
      <w:r>
        <w:rPr>
          <w:rFonts w:hint="eastAsia"/>
          <w:b/>
          <w:color w:val="FF0000"/>
        </w:rPr>
        <w:t>（同时向后台发送）</w:t>
      </w:r>
      <w:r>
        <w:rPr>
          <w:rFonts w:hint="eastAsia"/>
        </w:rPr>
        <w:t>（十进制：</w:t>
      </w:r>
      <w:r>
        <w:rPr>
          <w:rFonts w:hint="eastAsia"/>
          <w:lang w:val="en-US" w:eastAsia="zh-CN"/>
        </w:rPr>
        <w:t>1176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"destid": -60876,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"msgid": 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1176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"object": {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"uav_cmd": 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ADJUST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PRE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",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"error_code": 8254,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"errorsAck": [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ab/>
        <w:t>"E_ACTION_ACK_9",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ab/>
        <w:t>"E_ACTION_ACK_10"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]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},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"requestid": null,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"srcid": 8046,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"timastamp": "1604973538589"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ADJUST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PRE</w:t>
      </w: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M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ADJUST</w:t>
      </w:r>
    </w:p>
    <w:p>
      <w:pP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  <w:t>ATTACH_PBOX_UNLOCK      //货箱开锁</w:t>
      </w:r>
    </w:p>
    <w:p>
      <w:pP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</w:p>
    <w:p>
      <w:pPr>
        <w:rPr>
          <w:rFonts w:hint="default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  <w:t>指令不支持</w:t>
      </w:r>
    </w:p>
    <w:p>
      <w:pPr>
        <w:rPr>
          <w:rFonts w:hint="eastAsia"/>
          <w:lang w:val="en-US" w:eastAsia="zh-CN"/>
        </w:rPr>
      </w:pPr>
      <w:r>
        <w:rPr>
          <w:rFonts w:hint="eastAsia" w:ascii="Courier New" w:hAnsi="Courier New"/>
          <w:color w:val="2A00FF"/>
          <w:sz w:val="20"/>
          <w:highlight w:val="white"/>
        </w:rPr>
        <w:t>E_UOCS_</w:t>
      </w: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>517</w:t>
      </w:r>
      <w:r>
        <w:rPr>
          <w:rFonts w:hint="eastAsia" w:ascii="Courier New" w:hAnsi="Courier New"/>
          <w:color w:val="2A00FF"/>
          <w:sz w:val="20"/>
          <w:highlight w:val="white"/>
        </w:rPr>
        <w:t>_</w:t>
      </w: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>CMD</w:t>
      </w:r>
      <w:r>
        <w:rPr>
          <w:rFonts w:hint="eastAsia" w:ascii="Courier New" w:hAnsi="Courier New"/>
          <w:color w:val="2A00FF"/>
          <w:sz w:val="20"/>
          <w:highlight w:val="white"/>
        </w:rPr>
        <w:t>_</w:t>
      </w: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>NOTSUPPORT</w:t>
      </w:r>
      <w:r>
        <w:rPr>
          <w:rFonts w:hint="eastAsia" w:ascii="Courier New" w:hAnsi="Courier New"/>
          <w:color w:val="2A00FF"/>
          <w:sz w:val="20"/>
          <w:highlight w:val="white"/>
        </w:rPr>
        <w:t>_FAULT</w:t>
      </w:r>
    </w:p>
    <w:p>
      <w:pPr>
        <w:rPr>
          <w:rFonts w:hint="default" w:ascii="Consolas" w:hAnsi="Consolas" w:cs="Consolas"/>
          <w:color w:val="007777"/>
          <w:sz w:val="18"/>
          <w:szCs w:val="18"/>
          <w:highlight w:val="none"/>
          <w:shd w:val="clear" w:color="auto" w:fill="F5F5F5"/>
          <w:lang w:val="en-US" w:eastAsia="zh-CN"/>
        </w:rPr>
      </w:pP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</w:p>
    <w:p>
      <w:pP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highlight w:val="yellow"/>
        </w:rPr>
        <w:t>合并后的监管消息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99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1177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>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>//无人机编号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"srcid": 12345,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//心跳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"heartTime": 1675000000000,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"online": 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//1153 无人机姿态消息（监管类）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"pos":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"status":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"lat": 31.4159265,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"lon": 12.1123456,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"alt_press": 100.5,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"alt_gps": 105.3,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"alt_height": 98.7,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"vel_n": 10.00,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"vel_e": 15.00,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"ground_speed": 18.03,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"vel_d": -2.00,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"vel_climbrate": 2.00,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"indicated_airspeed": 30.00,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"true_airspeed": 30.50,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"roll": 5.00,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"pitch": 2.00,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"yaw": 30.00,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"plan_tempeature": 25.00,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</w:t>
        <w:tab/>
        <w:t>"aa": 0.0,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  "numSv": 12,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"avg3speed": 12.3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>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//  1155无人机模态消息（监管类）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"mode":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"main_mode":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"flight_status": 2,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"fm_status": 3,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"navi_mode": 4,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"plane_mode": 5,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"voyage":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"uav_show_status": "1"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//1187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"targetPoint":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"fly_to_wp_index": 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"mission_end_wp_index": 10,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"mission_end_ld_index": 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"mission_dp_index": 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"mission_swp_dp_index": 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"fm_status_best": 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"reserve1": 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"reserve2": 0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>//1183 当前航班的信息，航路航线，起降场等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"flight":{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"uavid": "33333",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"cfd": 12.345,//总航程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"erfd": 8.765,//预估剩余航程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"eta": 3600000,//预估到达时间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"ft": 1234567000,//已飞航时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</w:t>
        <w:tab/>
        <w:t xml:space="preserve">  "fd": 123123,//已飞航程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"missionId": "ROUTE_20260402_001",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 xml:space="preserve">  "flightTaskId": "FLIGHT_20260402_001"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ab/>
        <w:t>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//1156无人机通用模块消息（监管类）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"modules":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//system lock状态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"sfkLock":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4,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"sfk_lock": 1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//尾推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"tailPush":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2,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"thrust_motor1_rpm":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"temp":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"thrust_motor1_temp":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"current":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"thrust_motor1_current": 1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//图片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"photograph":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3,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"picture_cnt":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"latitude":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"lat": 1.001,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"longitude":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"lon": 1.001,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"altitude": 1.0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//电池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"battery":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"bms_soc":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"vol":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"bms_vol":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"current":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"bms_current":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"rm":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"bms_rm": 1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//仅固件参数选择使用降落伞时才发送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"pctStatus":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5,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"pct_status": 1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//rc接收板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"sbusrc":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6,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"sbusrc_status": 1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//风速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"windspeedenv":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9,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"wind_speed": 1.0,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"wind_dir": 1.0,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"reserved": 1.0,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"reserved1": 1.0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//单一电池信息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"singleBatsInfo": [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    "type": 7,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    "pos":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    "sn": "1",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    "bms_vol":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    "bms_current":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    "temp":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    "bms_rm":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    "cc":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    "status": 1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}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],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//抛投点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"throwpoint":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10,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"pointOrder":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"reserved":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"reserved1":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"reserved2": 1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//仿真模式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"hilmode":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11,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"hilmode":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"reserved": 1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//起落架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"landingGearPutter":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"type": 12,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"planeArm":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"wareHouse":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"landingGearPutter": 1,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"reserved": 1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//1185 任务板状态上报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"attach":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"deviceStatus":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"attatchNum": 5,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"attachType": 2,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"onlineState": [ 0, 1],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"runState": [0,1],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"timestamp": "1672531200000",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"errorCodes": [0,1],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    "guardState": [0,1]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}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},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//1173 通信质量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"courier": {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"qol": 1, 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    "delay": -2</w:t>
      </w:r>
    </w:p>
    <w:p>
      <w:pPr>
        <w:snapToGrid/>
        <w:spacing w:line="240"/>
        <w:ind/>
        <w:rPr>
          <w:color w:val="595959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    }</w:t>
      </w:r>
    </w:p>
    <w:p>
      <w:pPr>
        <w:rPr>
          <w:rFonts w:ascii="Consolas" w:hAnsi="Consolas" w:eastAsia="Consolas" w:cs="Consolas"/>
          <w:b/>
          <w:color w:val="595959"/>
          <w:sz w:val="18"/>
          <w:szCs w:val="18"/>
          <w:shd w:val="clear" w:color="auto" w:fill="FFFFFF"/>
        </w:rPr>
      </w:pPr>
      <w:r>
        <w:rPr>
          <w:rFonts w:ascii="Consolas" w:hAnsi="Consolas" w:cs="Consolas"/>
          <w:b/>
          <w:i w:val="false"/>
          <w:strike w:val="false"/>
          <w:color w:val="595959"/>
          <w:spacing w:val="0"/>
          <w:sz w:val="18"/>
          <w:u w:val="none"/>
          <w:shd w:val="clear" w:color="auto" w:fill="FFFFFF"/>
        </w:rPr>
        <w:t xml:space="preserve">} </w:t>
      </w:r>
    </w:p>
    <w:p>
      <w:pPr>
        <w:rPr>
          <w:rFonts w:hint="default"/>
          <w:lang w:val="en-US" w:eastAsia="zh-CN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任务板执行动作结果通知消息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9A</w:t>
      </w:r>
      <w:r>
        <w:rPr>
          <w:rFonts w:hint="eastAsia"/>
          <w:b/>
          <w:color w:val="FF0000"/>
          <w:highlight w:val="yellow"/>
        </w:rPr>
        <w:t>（</w:t>
      </w:r>
      <w:r>
        <w:rPr>
          <w:rFonts w:hint="eastAsia"/>
          <w:b/>
          <w:color w:val="FF0000"/>
          <w:highlight w:val="yellow"/>
          <w:lang w:val="en-US" w:eastAsia="zh-CN"/>
        </w:rPr>
        <w:t>只</w:t>
      </w:r>
      <w:r>
        <w:rPr>
          <w:rFonts w:hint="eastAsia"/>
          <w:b/>
          <w:color w:val="FF0000"/>
          <w:highlight w:val="yellow"/>
        </w:rPr>
        <w:t>向后台发送</w:t>
      </w:r>
      <w:r>
        <w:rPr>
          <w:rFonts w:hint="eastAsia"/>
          <w:b/>
          <w:color w:val="FF0000"/>
          <w:highlight w:val="yellow"/>
          <w:lang w:val="en-US" w:eastAsia="zh-CN"/>
        </w:rPr>
        <w:t>不发地面站</w:t>
      </w:r>
      <w:r>
        <w:rPr>
          <w:rFonts w:hint="eastAsia"/>
          <w:b/>
          <w:color w:val="FF0000"/>
          <w:highlight w:val="yellow"/>
        </w:rPr>
        <w:t>）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1178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"destid": -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"msgid": 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1178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"object": {</w:t>
      </w:r>
    </w:p>
    <w:p>
      <w:pPr>
        <w:ind w:firstLine="361" w:firstLineChars="200"/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"source": -1,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>"tartget": -1,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   "msgid": 2,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>"action": 5,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>"actionResult": 0,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>"rsn": 28,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>"timestamp": 2047828282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},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"requestid": null,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"srcid": 8046,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"timastamp": "1604973538589"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任务板执行动作位置通知反馈消息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9B</w:t>
      </w:r>
      <w:r>
        <w:rPr>
          <w:rFonts w:hint="eastAsia"/>
          <w:b/>
          <w:color w:val="FF0000"/>
          <w:highlight w:val="yellow"/>
        </w:rPr>
        <w:t>（</w:t>
      </w:r>
      <w:r>
        <w:rPr>
          <w:rFonts w:hint="eastAsia"/>
          <w:b/>
          <w:color w:val="FF0000"/>
          <w:highlight w:val="yellow"/>
          <w:lang w:val="en-US" w:eastAsia="zh-CN"/>
        </w:rPr>
        <w:t>只</w:t>
      </w:r>
      <w:r>
        <w:rPr>
          <w:rFonts w:hint="eastAsia"/>
          <w:b/>
          <w:color w:val="FF0000"/>
          <w:highlight w:val="yellow"/>
        </w:rPr>
        <w:t>向后台发送</w:t>
      </w:r>
      <w:r>
        <w:rPr>
          <w:rFonts w:hint="eastAsia"/>
          <w:b/>
          <w:color w:val="FF0000"/>
          <w:highlight w:val="yellow"/>
          <w:lang w:val="en-US" w:eastAsia="zh-CN"/>
        </w:rPr>
        <w:t>不发地面站</w:t>
      </w:r>
      <w:r>
        <w:rPr>
          <w:rFonts w:hint="eastAsia"/>
          <w:b/>
          <w:color w:val="FF0000"/>
          <w:highlight w:val="yellow"/>
        </w:rPr>
        <w:t>）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1179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>
          <w:rFonts w:hint="eastAsia"/>
        </w:rPr>
      </w:pPr>
      <w:r>
        <w:rPr>
          <w:rFonts w:hint="eastAsia"/>
        </w:rPr>
        <w:t>Object</w:t>
      </w:r>
    </w:p>
    <w:p>
      <w:pPr>
        <w:rPr>
          <w:rFonts w:hint="eastAsia"/>
        </w:rPr>
      </w:pP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"destid": -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"msgid": 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1179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"object": {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             "source": -1,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 xml:space="preserve">          "tartget": -1,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  </w:t>
        <w:tab/>
        <w:tab/>
        <w:tab/>
        <w:t xml:space="preserve"> "msgid": 1,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ab/>
        <w:tab/>
        <w:t>"errorCode": 0,</w:t>
      </w:r>
    </w:p>
    <w:p>
      <w:pP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ab/>
        <w:tab/>
        <w:t>"rsn": 28,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ab/>
        <w:tab/>
        <w:t>"timestamp": 0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</w:t>
      </w:r>
    </w:p>
    <w:p>
      <w:pPr>
        <w:ind w:firstLine="540" w:firstLineChars="300"/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},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"requestid": null,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"srcid": 8046,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"timastamp": "1604973538589"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hint="eastAsia"/>
        </w:rPr>
      </w:pP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无人机控制偏差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9E</w:t>
      </w:r>
      <w:r>
        <w:rPr>
          <w:rFonts w:hint="eastAsia"/>
          <w:b/>
          <w:color w:val="FF0000"/>
          <w:highlight w:val="yellow"/>
        </w:rPr>
        <w:t>（后台</w:t>
      </w:r>
      <w:r>
        <w:rPr>
          <w:rFonts w:hint="eastAsia"/>
          <w:b/>
          <w:color w:val="FF0000"/>
          <w:highlight w:val="yellow"/>
          <w:lang w:val="en-US" w:eastAsia="zh-CN"/>
        </w:rPr>
        <w:t>发地面站同时发送</w:t>
      </w:r>
      <w:r>
        <w:rPr>
          <w:rFonts w:hint="eastAsia"/>
          <w:b/>
          <w:color w:val="FF0000"/>
          <w:highlight w:val="yellow"/>
        </w:rPr>
        <w:t>）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1182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{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"destid": -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1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, 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"msgid": 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1180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, 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300" w:firstLineChars="2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"object":{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"airspeedDevia": 0.0,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"horizPosDevia": 0.0,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"horizSpeedDevia": 0.0,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"pitchDevia": 0.0,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"rollDevia": 0.0,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"vertPosDevia": 0.0,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"vertSpeedDevia": 0.0,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"yawDevia": 0.0,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2" w:firstLineChars="300"/>
        <w:textAlignment w:val="auto"/>
        <w:rPr>
          <w:rFonts w:hint="default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 xml:space="preserve">      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"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planeMode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": </w:t>
      </w:r>
      <w:r>
        <w:rPr>
          <w:rFonts w:hint="default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“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”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}, 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"requestid": null, 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"srcid": 8046, 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"timastamp": "1604973538589"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}</w:t>
      </w:r>
    </w:p>
    <w:p>
      <w:pPr>
        <w:pStyle w:val="000011"/>
        <w:numPr>
          <w:ilvl w:val="2"/>
          <w:numId w:val="1"/>
        </w:numPr>
        <w:rPr>
          <w:rFonts w:hint="eastAsia"/>
          <w:b/>
          <w:color w:val="000000" w:themeColor="text1"/>
          <w:highlight w:val="yellow"/>
        </w:rPr>
      </w:pP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无人机当前任务相关信息推送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9F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1183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"destid": -65278,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"msgid": 1793,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"object":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"uavid": 60,</w:t>
        <w:tab/>
        <w:tab/>
        <w:t>// 无人机ID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"missionId": 11,</w:t>
        <w:tab/>
        <w:tab/>
        <w:t>// 当前航点id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"flightTaskId": 96</w:t>
        <w:tab/>
        <w:tab/>
        <w:t>// 当前进度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"ft":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1550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,</w:t>
        <w:tab/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"eta": </w:t>
      </w:r>
      <w:r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“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hh:mm</w:t>
      </w:r>
      <w:r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”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,</w:t>
        <w:tab/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"ft": 11,</w:t>
        <w:tab/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 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"fd":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5.5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,</w:t>
        <w:tab/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 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"erfd":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10.5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,</w:t>
        <w:tab/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 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"cfd"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:15.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"requestid": "5ea67045b6cb41f7ad64431d1d51e6e8",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"srcid": -1047896,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"timastamp": "1607485497373"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11"/>
        <w:numPr>
          <w:ilvl w:val="2"/>
          <w:numId w:val="1"/>
        </w:numPr>
        <w:rPr>
          <w:rFonts w:hint="eastAsia"/>
          <w:b/>
          <w:color w:val="000000" w:themeColor="text1"/>
          <w:highlight w:val="yellow"/>
          <w:lang w:val="en-US" w:eastAsia="zh-CN"/>
        </w:rPr>
      </w:pP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商业化航电航线发送结果（APP同时使用）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0X0702（同时向后台发送）</w:t>
      </w:r>
      <w:r>
        <w:rPr>
          <w:rFonts w:hint="eastAsia"/>
        </w:rPr>
        <w:t>（十进制：</w:t>
      </w:r>
      <w:r>
        <w:rPr>
          <w:rFonts w:hint="eastAsia"/>
          <w:lang w:val="en-US" w:eastAsia="zh-CN"/>
        </w:rPr>
        <w:t>1794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"destid": 4531,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"msgid": 1794,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ab/>
        <w:t>"object":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"uavid":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"waypoint_id": 1,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"resp": "E_UOCS_SEND_ROUTE_ACK_0",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"uav_resp": "",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ab/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"lineCrc": 0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// 航线CRC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},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"requestid": null,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"uavid": 8063,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ab/>
        <w:t>"timastamp": 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11"/>
        <w:numPr>
          <w:ilvl w:val="2"/>
          <w:numId w:val="1"/>
        </w:numPr>
        <w:rPr>
          <w:rFonts w:hint="eastAsia"/>
          <w:b/>
          <w:color w:val="000000" w:themeColor="text1"/>
          <w:highlight w:val="yellow"/>
        </w:rPr>
      </w:pP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商业化航电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航线发送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进度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0X070</w:t>
      </w:r>
      <w:r>
        <w:rPr>
          <w:rFonts w:hint="eastAsia"/>
          <w:b/>
          <w:color w:val="FF0000"/>
          <w:lang w:val="en-US" w:eastAsia="zh-CN"/>
        </w:rPr>
        <w:t>3</w:t>
      </w:r>
      <w:r>
        <w:rPr>
          <w:rFonts w:hint="eastAsia"/>
          <w:b/>
          <w:color w:val="FF0000"/>
        </w:rPr>
        <w:t>（同时向后台发送）</w:t>
      </w:r>
      <w:r>
        <w:rPr>
          <w:rFonts w:hint="eastAsia"/>
        </w:rPr>
        <w:t>（十进制：</w:t>
      </w:r>
      <w:r>
        <w:rPr>
          <w:rFonts w:hint="eastAsia"/>
          <w:lang w:val="en-US" w:eastAsia="zh-CN"/>
        </w:rPr>
        <w:t>1795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"destid": -65278,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"msgid": 1795,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"uavid": 60,</w:t>
        <w:tab/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// 无人机ID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"waypoint_id": 11,</w:t>
        <w:tab/>
        <w:t>// 当前航点id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ab/>
        <w:t>"precent": 96,</w:t>
        <w:tab/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// 当前进度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ab/>
        <w:t xml:space="preserve">"pointType": 1 </w:t>
        <w:tab/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// 航点类型，1:航点，2:精准起降点，3:兴趣点，4:动作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"requestid": "5ea67045b6cb41f7ad64431d1d51e6e8",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"srcid": -1047896,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"timastamp": "1607485497373"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1"/>
        <w:numPr>
          <w:ilvl w:val="2"/>
          <w:numId w:val="1"/>
        </w:numPr>
        <w:rPr>
          <w:rFonts w:hint="eastAsia"/>
          <w:b/>
          <w:color w:val="000000" w:themeColor="text1"/>
          <w:highlight w:val="yellow"/>
          <w:lang w:val="en-US" w:eastAsia="zh-CN"/>
        </w:rPr>
      </w:pP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商业化航电电子围栏发送结果（APP同时使用）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0X070</w:t>
      </w:r>
      <w:r>
        <w:rPr>
          <w:rFonts w:hint="eastAsia"/>
          <w:b/>
          <w:color w:val="FF0000"/>
          <w:lang w:val="en-US" w:eastAsia="zh-CN"/>
        </w:rPr>
        <w:t>0</w:t>
      </w:r>
      <w:r>
        <w:rPr>
          <w:rFonts w:hint="eastAsia"/>
          <w:b/>
          <w:color w:val="FF0000"/>
        </w:rPr>
        <w:t>（同时向后台发送）</w:t>
      </w:r>
      <w:r>
        <w:rPr>
          <w:rFonts w:hint="eastAsia"/>
        </w:rPr>
        <w:t>（十进制：</w:t>
      </w:r>
      <w:r>
        <w:rPr>
          <w:rFonts w:hint="eastAsia"/>
          <w:lang w:val="en-US" w:eastAsia="zh-CN"/>
        </w:rPr>
        <w:t>1792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"destid": 4531,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"msgid": 1792,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"uavid":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"waypoint_id": 1,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"resp": "E_UOCS_SEND_ROUTE_ACK_0",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"uav_resp": "",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},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"requestid": null,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8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"uavid": 8063,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540" w:firstLineChars="30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"timastamp": 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1"/>
        <w:numPr>
          <w:ilvl w:val="2"/>
          <w:numId w:val="1"/>
        </w:numPr>
        <w:rPr>
          <w:rFonts w:hint="eastAsia"/>
          <w:b/>
          <w:color w:val="000000" w:themeColor="text1"/>
          <w:highlight w:val="yellow"/>
        </w:rPr>
      </w:pP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商业化航电电子围栏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发送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进度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0X070</w:t>
      </w:r>
      <w:r>
        <w:rPr>
          <w:rFonts w:hint="eastAsia"/>
          <w:b/>
          <w:color w:val="FF0000"/>
          <w:lang w:val="en-US" w:eastAsia="zh-CN"/>
        </w:rPr>
        <w:t>1</w:t>
      </w:r>
      <w:r>
        <w:rPr>
          <w:rFonts w:hint="eastAsia"/>
          <w:b/>
          <w:color w:val="FF0000"/>
        </w:rPr>
        <w:t>（同时向后台发送）</w:t>
      </w:r>
      <w:r>
        <w:rPr>
          <w:rFonts w:hint="eastAsia"/>
        </w:rPr>
        <w:t>（十进制：</w:t>
      </w:r>
      <w:r>
        <w:rPr>
          <w:rFonts w:hint="eastAsia"/>
          <w:lang w:val="en-US" w:eastAsia="zh-CN"/>
        </w:rPr>
        <w:t>1796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"destid": -65278,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"msgid": 179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6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"object":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"uavid": 60,</w:t>
        <w:tab/>
        <w:tab/>
        <w:t>// 无人机ID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"waypoint_id": 11,</w:t>
        <w:tab/>
        <w:tab/>
        <w:t>// 当前航点id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"precent": 96</w:t>
        <w:tab/>
        <w:tab/>
        <w:t>// 当前进度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"requestid": "5ea67045b6cb41f7ad64431d1d51e6e8",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"srcid": -1047896,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487" w:firstLineChars="2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"timastamp": "1607485497373"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航线偏差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>A0</w:t>
      </w:r>
      <w:r>
        <w:rPr>
          <w:rFonts w:hint="eastAsia"/>
          <w:b/>
          <w:color w:val="FF0000"/>
          <w:highlight w:val="yellow"/>
        </w:rPr>
        <w:t>（后台</w:t>
      </w:r>
      <w:r>
        <w:rPr>
          <w:rFonts w:hint="eastAsia"/>
          <w:b/>
          <w:color w:val="FF0000"/>
          <w:highlight w:val="yellow"/>
          <w:lang w:val="en-US" w:eastAsia="zh-CN"/>
        </w:rPr>
        <w:t>发地面站同时发送</w:t>
      </w:r>
      <w:r>
        <w:rPr>
          <w:rFonts w:hint="eastAsia"/>
          <w:b/>
          <w:color w:val="FF0000"/>
          <w:highlight w:val="yellow"/>
        </w:rPr>
        <w:t>）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1184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/>
        </w:rPr>
        <w:t>Object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{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"destid": -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1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, 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"msgid": 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1184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, 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300" w:firstLineChars="2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"object":{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2" w:firstLineChars="300"/>
        <w:textAlignment w:val="auto"/>
        <w:rPr>
          <w:rFonts w:hint="default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 xml:space="preserve">       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"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status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": 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1 ,//飞机状态 1正常 2有航线偏差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default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"devia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T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ype": 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1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,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 xml:space="preserve"> //偏离等级：1一般 2严重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default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"devia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D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ist": 0.0,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 xml:space="preserve"> //最大偏移距离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default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"devia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H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oriz": 0.0,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 xml:space="preserve">//最大偏移距离对应的水平距离 </w:t>
        <w:tab/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default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ab/>
        <w:t>"devia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V</w:t>
      </w: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ertial": 0.0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>//最大偏移距离对应的垂直距离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ind w:firstLine="450" w:firstLineChars="300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}, 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"requestid": null, 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default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"srcid": 8046, </w:t>
      </w:r>
      <w:r>
        <w:rPr>
          <w:rFonts w:hint="eastAsia" w:ascii="Consolas" w:hAnsi="Consolas" w:eastAsia="宋体" w:cs="Consolas"/>
          <w:b/>
          <w:color w:val="00AA00"/>
          <w:sz w:val="15"/>
          <w:szCs w:val="15"/>
          <w:shd w:val="clear" w:color="auto" w:fill="F5F5F5"/>
          <w:lang w:val="en-US" w:eastAsia="zh-CN"/>
        </w:rPr>
        <w:t xml:space="preserve"> //飞机通信编码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 xml:space="preserve">    "timastamp": "1604973538589"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="160" w:lineRule="atLeast"/>
        <w:textAlignment w:val="auto"/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5"/>
          <w:szCs w:val="15"/>
          <w:shd w:val="clear" w:color="auto" w:fill="F5F5F5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说明：有航班情况下，每隔3s会推送#1184消息给地勤跟地面站。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地面站、APP自己组toast消息，消息格式分别如下：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5"/>
      </w:tblGrid>
      <w:tr>
        <w:trPr>
          <w:trHeight w:val="90" w:hRule="atLeast"/>
        </w:trPr>
        <w:tc>
          <w:tcPr>
            <w:tcW w:w="4755" w:type="dxa"/>
            <w:vAlign w:val="top"/>
          </w:tcPr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leftChars="0" w:right="-90" w:righ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【%1】飞机偏离航线，请及时干预！</w:t>
            </w:r>
          </w:p>
        </w:tc>
      </w:tr>
      <w:tr>
        <w:trPr/>
        <w:tc>
          <w:tcPr>
            <w:tcW w:w="4755" w:type="dxa"/>
            <w:vAlign w:val="top"/>
          </w:tcPr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leftChars="0" w:right="-90" w:righ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【%1】飞机严重偏离航线，请及时干预！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飞机正常、有航线偏差时，飞机图标样式控制也是用#1184消息来控制。</w:t>
      </w:r>
    </w:p>
    <w:p>
      <w:pPr>
        <w:rPr>
          <w:rFonts w:hint="eastAsia"/>
          <w:lang w:val="en-US" w:eastAsia="zh-CN"/>
        </w:rPr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任务板消息上报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 xml:space="preserve">A1 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1185</w:t>
      </w:r>
      <w:r>
        <w:rPr>
          <w:rFonts w:hint="eastAsia"/>
          <w:highlight w:val="yellow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>
          <w:rFonts w:hint="eastAsia"/>
        </w:rPr>
      </w:pPr>
      <w:r>
        <w:rPr>
          <w:rFonts w:hint="eastAsia"/>
        </w:rPr>
        <w:t>Object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"destid": -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"msgid": </w:t>
      </w:r>
      <w:r>
        <w:rPr>
          <w:rFonts w:hint="eastAsia"/>
          <w:highlight w:val="yellow"/>
          <w:lang w:val="en-US" w:eastAsia="zh-CN"/>
        </w:rPr>
        <w:t>1185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, </w:t>
      </w:r>
    </w:p>
    <w:p>
      <w:pPr>
        <w:ind w:firstLine="540" w:firstLineChars="300"/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"object": {</w:t>
      </w:r>
    </w:p>
    <w:p>
      <w:pPr>
        <w:ind w:firstLine="540" w:firstLineChars="30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attachM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sgid": 4,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 </w:t>
      </w:r>
    </w:p>
    <w:p>
      <w:pPr>
        <w:ind w:firstLine="540" w:firstLineChars="300"/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"deviceStatus": {</w:t>
      </w:r>
    </w:p>
    <w:p>
      <w:pPr>
        <w:ind w:firstLine="542" w:firstLineChars="30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       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"attatch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Type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eastAsia="zh-CN"/>
        </w:rPr>
        <w:t>：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5 ，  //抛投器   6索降器</w:t>
      </w:r>
    </w:p>
    <w:p>
      <w:pPr>
        <w:ind w:firstLine="540" w:firstLineChars="30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"attatchNum": 3,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    //数据</w:t>
      </w:r>
    </w:p>
    <w:p>
      <w:pPr>
        <w:ind w:firstLine="540" w:firstLineChars="300"/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"runState": [0, 0, 0],</w:t>
      </w:r>
    </w:p>
    <w:p>
      <w:pPr>
        <w:ind w:firstLine="540" w:firstLineChars="300"/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"onlineState": [0, 0, 0],</w:t>
      </w:r>
    </w:p>
    <w:p>
      <w:pPr>
        <w:ind w:firstLine="540" w:firstLineChars="300"/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eastAsia="zh-CN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ab/>
        <w:t>"timestamp": "1718522028440"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eastAsia="zh-CN"/>
        </w:rPr>
        <w:t>，</w:t>
      </w:r>
    </w:p>
    <w:p>
      <w:pPr>
        <w:ind w:firstLine="542" w:firstLineChars="30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       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guard</w:t>
      </w: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State": [0, 0, 0]</w:t>
      </w:r>
      <w:r>
        <w:rPr>
          <w:rFonts w:hint="eastAsia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</w:t>
      </w:r>
    </w:p>
    <w:p>
      <w:pPr>
        <w:ind w:firstLine="540" w:firstLineChars="300"/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}</w:t>
      </w:r>
    </w:p>
    <w:p>
      <w:pPr>
        <w:ind w:firstLine="540" w:firstLineChars="300"/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},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"requestid": null,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"srcid": 8046, </w:t>
      </w:r>
    </w:p>
    <w:p>
      <w:pP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 xml:space="preserve">    "timastamp": "1604973538589"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000011"/>
        <w:numPr>
          <w:ilvl w:val="2"/>
          <w:numId w:val="1"/>
        </w:numPr>
        <w:rPr>
          <w:rFonts w:hint="eastAsia" w:asciiTheme="minorHAnsi" w:hAnsiTheme="minorHAnsi" w:eastAsiaTheme="minorEastAsia" w:cstheme="minorBidi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cstheme="minorBidi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目标航点序号</w:t>
      </w:r>
    </w:p>
    <w:p>
      <w:pPr>
        <w:pStyle w:val="000024"/>
        <w:ind w:left="4" w:leftChars="2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 xml:space="preserve">A3 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1187</w:t>
      </w:r>
      <w:r>
        <w:rPr>
          <w:rFonts w:hint="eastAsia"/>
          <w:highlight w:val="yellow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长度：可变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Object：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226"/>
        <w:gridCol w:w="2098"/>
        <w:gridCol w:w="1346"/>
        <w:gridCol w:w="2852"/>
      </w:tblGrid>
      <w:tr>
        <w:trPr/>
        <w:tc>
          <w:tcPr>
            <w:tcW w:w="222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20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对象字段</w:t>
            </w:r>
          </w:p>
        </w:tc>
        <w:tc>
          <w:tcPr>
            <w:tcW w:w="13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>
        <w:trPr/>
        <w:tc>
          <w:tcPr>
            <w:tcW w:w="222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fly_to_wp_index</w:t>
            </w:r>
          </w:p>
        </w:tc>
        <w:tc>
          <w:tcPr>
            <w:tcW w:w="20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当前飞向的航点序列号</w:t>
            </w:r>
          </w:p>
        </w:tc>
      </w:tr>
      <w:tr>
        <w:trPr>
          <w:trHeight w:val="285" w:hRule="atLeast"/>
        </w:trPr>
        <w:tc>
          <w:tcPr>
            <w:tcW w:w="222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mission_end_wp_index</w:t>
            </w:r>
          </w:p>
        </w:tc>
        <w:tc>
          <w:tcPr>
            <w:tcW w:w="20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最终目标航点</w:t>
            </w:r>
          </w:p>
        </w:tc>
      </w:tr>
      <w:tr>
        <w:trPr/>
        <w:tc>
          <w:tcPr>
            <w:tcW w:w="222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mission_end_ld_index</w:t>
            </w:r>
          </w:p>
        </w:tc>
        <w:tc>
          <w:tcPr>
            <w:tcW w:w="20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当前任务最终的目标降落点序号 从0开始 无效值为: -1</w:t>
            </w:r>
          </w:p>
        </w:tc>
      </w:tr>
      <w:tr>
        <w:trPr/>
        <w:tc>
          <w:tcPr>
            <w:tcW w:w="222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mission_dp_index</w:t>
            </w:r>
          </w:p>
        </w:tc>
        <w:tc>
          <w:tcPr>
            <w:tcW w:w="20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当前任务实时备降点序号 从0开始 没有备降点时为：0</w:t>
            </w:r>
          </w:p>
        </w:tc>
      </w:tr>
      <w:tr>
        <w:trPr/>
        <w:tc>
          <w:tcPr>
            <w:tcW w:w="222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mission_swp_dp_index</w:t>
            </w:r>
          </w:p>
        </w:tc>
        <w:tc>
          <w:tcPr>
            <w:tcW w:w="20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当前任务实时切换到备降点的航点序号</w:t>
            </w:r>
          </w:p>
        </w:tc>
      </w:tr>
      <w:tr>
        <w:trPr/>
        <w:tc>
          <w:tcPr>
            <w:tcW w:w="222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fm_status_best</w:t>
            </w:r>
          </w:p>
        </w:tc>
        <w:tc>
          <w:tcPr>
            <w:tcW w:w="20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最优任务模式和102里定义相同</w:t>
            </w:r>
          </w:p>
        </w:tc>
      </w:tr>
      <w:tr>
        <w:trPr/>
        <w:tc>
          <w:tcPr>
            <w:tcW w:w="222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reserve1</w:t>
            </w:r>
          </w:p>
        </w:tc>
        <w:tc>
          <w:tcPr>
            <w:tcW w:w="20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预留</w:t>
            </w:r>
          </w:p>
        </w:tc>
      </w:tr>
      <w:tr>
        <w:trPr/>
        <w:tc>
          <w:tcPr>
            <w:tcW w:w="222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reserve2</w:t>
            </w:r>
          </w:p>
        </w:tc>
        <w:tc>
          <w:tcPr>
            <w:tcW w:w="20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U16</w:t>
            </w:r>
          </w:p>
        </w:tc>
        <w:tc>
          <w:tcPr>
            <w:tcW w:w="28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预留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样例：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1162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"fly_to_wp_index":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420" w:leftChars="0" w:firstLine="420" w:firstLineChars="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"mission_end_wp_index": 1,</w:t>
      </w:r>
      <w:bookmarkStart w:id="6" w:name="_GoBack"/>
      <w:bookmarkEnd w:id="6"/>
    </w:p>
    <w:p>
      <w:pPr>
        <w:pStyle w:val="00001c"/>
        <w:widowControl/>
        <w:shd w:val="clear" w:color="auto" w:fill="F5F5F5"/>
        <w:wordWrap w:val="false"/>
        <w:spacing w:line="270" w:lineRule="atLeast"/>
        <w:ind w:left="420" w:leftChars="0" w:firstLine="420" w:firstLineChars="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"mission_end_ld_index":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420" w:leftChars="0" w:firstLine="420" w:firstLineChars="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"mission_dp_index":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420" w:leftChars="0" w:firstLine="420" w:firstLineChars="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"mission_swp_dp_index": 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420" w:leftChars="0" w:firstLine="420" w:firstLineChars="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"fm_status_best": 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1"/>
        <w:numPr>
          <w:ilvl w:val="2"/>
          <w:numId w:val="1"/>
        </w:numPr>
        <w:pBdr>
          <w:bottom/>
        </w:pBdr>
        <w:rPr>
          <w:lang w:val="en-US" w:eastAsia="zh-CN"/>
        </w:rPr>
      </w:pPr>
      <w:r>
        <w:rPr>
          <w:lang w:val="en-US" w:eastAsia="zh-CN"/>
        </w:rPr>
        <w:t>合并后的监视消息</w:t>
      </w:r>
    </w:p>
    <w:p>
      <w:pPr>
        <w:pStyle w:val="000024"/>
        <w:numPr/>
        <w:ind w:left="0" w:firstLine="0" w:firstLineChars="0"/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msg id：</w:t>
      </w:r>
      <w:r>
        <w:rPr>
          <w:rFonts w:hint="eastAsia"/>
          <w:b/>
          <w:color w:val="FF0000"/>
          <w:highlight w:val="yellow"/>
        </w:rPr>
        <w:t>0x04</w:t>
      </w:r>
      <w:r>
        <w:rPr>
          <w:rFonts w:hint="eastAsia"/>
          <w:b/>
          <w:color w:val="FF0000"/>
          <w:highlight w:val="yellow"/>
          <w:lang w:val="en-US" w:eastAsia="zh-CN"/>
        </w:rPr>
        <w:t xml:space="preserve">A4 </w:t>
      </w:r>
      <w:r>
        <w:rPr>
          <w:rFonts w:hint="eastAsia"/>
          <w:highlight w:val="yellow"/>
        </w:rPr>
        <w:t>（十进制：</w:t>
      </w:r>
      <w:r>
        <w:rPr>
          <w:rFonts w:hint="eastAsia"/>
          <w:highlight w:val="yellow"/>
          <w:lang w:val="en-US" w:eastAsia="zh-CN"/>
        </w:rPr>
        <w:t>1188</w:t>
      </w:r>
      <w:r>
        <w:rPr>
          <w:rFonts w:hint="eastAsia"/>
          <w:highlight w:val="yellow"/>
        </w:rPr>
        <w:t>）</w:t>
      </w:r>
    </w:p>
    <w:p>
      <w:pPr>
        <w:numPr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长度：可变</w:t>
      </w:r>
    </w:p>
    <w:p>
      <w:pPr>
        <w:numPr/>
        <w:ind w:left="0"/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30"/>
        <w:gridCol w:w="2130"/>
        <w:gridCol w:w="2131"/>
        <w:gridCol w:w="2131"/>
      </w:tblGrid>
      <w:tr>
        <w:trPr>
          <w:wBefore/>
          <w:trHeight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wBefore/>
          <w:trHeight w:val="327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</w:tr>
    </w:tbl>
    <w:p>
      <w:pPr>
        <w:numPr/>
        <w:ind w:left="0"/>
        <w:rPr>
          <w:rFonts w:hint="default"/>
          <w:lang w:val="en-US" w:eastAsia="zh-CN"/>
        </w:rPr>
      </w:pPr>
    </w:p>
    <w:p>
      <w:pPr>
        <w:numPr/>
        <w:ind w:lef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样例：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1162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numPr/>
        <w:pBd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numPr/>
        <w:pBdr>
          <w:bottom/>
        </w:pBdr>
        <w:shd w:val="clear" w:color="auto" w:fill="F5F5F5"/>
        <w:wordWrap w:val="false"/>
        <w:spacing w:line="270" w:lineRule="atLeast"/>
        <w:ind w:left="0"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333333"/>
          <w:spacing w:val="0"/>
          <w:sz w:val="18"/>
          <w:u w:val="none"/>
          <w:shd w:val="clear" w:color="auto" w:fill="F5F5F5"/>
        </w:rPr>
        <w:tab/>
      </w: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>//无人机编号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"srcid": 12345,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"heartTime": 1675000000000,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"online": 0,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>//1154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>"pos": {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ab/>
        <w:t xml:space="preserve">  "status": 0,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ab/>
        <w:t xml:space="preserve">  "lat": 39.9049896,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ab/>
        <w:t xml:space="preserve">  "lon": 116.4052850,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ab/>
        <w:t xml:space="preserve">  "alt_gps": 50.5,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ab/>
        <w:t xml:space="preserve">  "ground_speed": 12.34,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ab/>
        <w:t xml:space="preserve">  "vel_climbrate": 1.25,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ab/>
        <w:t xml:space="preserve">  "yaw": 180.00,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ab/>
        <w:t xml:space="preserve">  "numSv": 12,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ab/>
        <w:t xml:space="preserve">  "type": 3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>},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>//  1155无人机模态消息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"mode": {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    "main_mode": 1,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    "flight_status": 2,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    "fm_status": 3,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    "navi_mode": 4,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    "plane_mode": 5,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    "voyage": 1,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    "uav_show_status": "1"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},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// 1183 剩余航时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  "flight":{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 xml:space="preserve">   "uavid": "33333",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 xml:space="preserve">  "cfd": 12.345,//总航程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 xml:space="preserve">  "erfd": 8.765,//预估剩余航程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 xml:space="preserve">  "eta": 3600000,//预估到达时间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 xml:space="preserve">  "ft": 1234567000,//已飞航时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 xml:space="preserve">  </w:t>
        <w:tab/>
        <w:t xml:space="preserve">  "fd": 123123,//已飞航程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 xml:space="preserve">  "missionId": "ROUTE_20260402_001",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 xml:space="preserve">  "flightTaskId": "FLIGHT_20260402_001"</w:t>
      </w:r>
    </w:p>
    <w:p>
      <w:pPr>
        <w:pBdr>
          <w:bottom/>
        </w:pBdr>
        <w:snapToGrid/>
        <w:spacing w:line="240"/>
        <w:ind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000000"/>
          <w:spacing w:val="0"/>
          <w:sz w:val="18"/>
          <w:u w:val="none"/>
          <w:shd w:val="clear" w:color="auto" w:fill="FFFFFF"/>
        </w:rPr>
        <w:tab/>
        <w:t>}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000000"/>
          <w:sz w:val="18"/>
          <w:szCs w:val="18"/>
          <w:shd w:val="clear" w:color="auto" w:fill="FFFFFF"/>
        </w:rPr>
      </w:pPr>
      <w:r>
        <w:rPr>
          <w:rFonts w:hint="default" w:ascii="Consolas" w:hAnsi="Consolas" w:eastAsia="Consolas" w:cs="Consolas"/>
          <w:color w:val="000000"/>
          <w:sz w:val="18"/>
          <w:szCs w:val="18"/>
          <w:shd w:val="clear" w:color="auto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FFFFF"/>
        </w:rPr>
        <w:t>},</w:t>
      </w:r>
      <w:r>
        <w:rPr>
          <w:rFonts w:hint="default" w:ascii="Consolas" w:hAnsi="Consolas" w:eastAsia="Consolas" w:cs="Consolas"/>
          <w:color w:val="000000"/>
          <w:sz w:val="18"/>
          <w:szCs w:val="18"/>
          <w:shd w:val="clear" w:color="auto" w:fill="FFFFFF"/>
        </w:rPr>
        <w:t xml:space="preserve"> 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0c"/>
        <w:pBdr/>
        <w:ind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0c"/>
        <w:pBdr/>
        <w:ind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11"/>
        <w:numPr>
          <w:ilvl w:val="2"/>
          <w:numId w:val="1"/>
        </w:numPr>
        <w:pBdr/>
        <w:ind/>
        <w:rPr>
          <w:lang w:val="en-US" w:eastAsia="zh-CN"/>
        </w:rPr>
      </w:pPr>
      <w:r>
        <w:rPr>
          <w:lang w:val="en-US" w:eastAsia="zh-CN"/>
        </w:rPr>
        <w:t>网络运行识别</w:t>
      </w:r>
    </w:p>
    <w:p>
      <w:pPr>
        <w:pStyle w:val="00000c"/>
        <w:rPr>
          <w:highlight w:val="yellow"/>
        </w:rPr>
      </w:pPr>
      <w:r>
        <w:rPr>
          <w:highlight w:val="yellow"/>
          <w:lang w:val="en-US" w:eastAsia="zh-CN"/>
        </w:rPr>
        <w:t>m</w:t>
      </w:r>
      <w:r>
        <w:rPr>
          <w:highlight w:val="yellow"/>
        </w:rPr>
        <w:t>sgid：0x04</w:t>
      </w:r>
      <w:r>
        <w:rPr>
          <w:highlight w:val="yellow"/>
          <w:lang w:val="en-US" w:eastAsia="zh-CN"/>
        </w:rPr>
        <w:t xml:space="preserve">A5 </w:t>
      </w:r>
      <w:r>
        <w:rPr>
          <w:highlight w:val="yellow"/>
        </w:rPr>
        <w:t>（十进制：</w:t>
      </w:r>
      <w:r>
        <w:rPr>
          <w:highlight w:val="yellow"/>
          <w:lang w:val="en-US" w:eastAsia="zh-CN"/>
        </w:rPr>
        <w:t>1189</w:t>
      </w:r>
      <w:r>
        <w:rPr>
          <w:highlight w:val="yellow"/>
        </w:rPr>
        <w:t>）</w:t>
      </w:r>
    </w:p>
    <w:p>
      <w:pPr>
        <w:numPr/>
        <w:ind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长度：可变</w:t>
      </w:r>
    </w:p>
    <w:p>
      <w:pPr>
        <w:numPr/>
        <w:ind w:left="0"/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30"/>
        <w:gridCol w:w="2130"/>
        <w:gridCol w:w="2131"/>
        <w:gridCol w:w="2131"/>
      </w:tblGrid>
      <w:tr>
        <w:trPr>
          <w:wBefore/>
          <w:trHeight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wBefore/>
          <w:trHeight w:val="327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</w:tr>
    </w:tbl>
    <w:p>
      <w:pPr>
        <w:numPr/>
        <w:ind w:left="0"/>
        <w:rPr>
          <w:rFonts w:hint="default"/>
          <w:lang w:val="en-US" w:eastAsia="zh-CN"/>
        </w:rPr>
      </w:pPr>
    </w:p>
    <w:p>
      <w:pPr>
        <w:numPr/>
        <w:ind w:lef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样例：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1162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numPr/>
        <w:pBd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numPr/>
        <w:pBdr>
          <w:bottom/>
        </w:pBdr>
        <w:shd w:val="clear" w:color="auto" w:fill="F5F5F5"/>
        <w:wordWrap w:val="false"/>
        <w:spacing w:line="270" w:lineRule="atLeast"/>
        <w:ind w:left="0"/>
        <w:rPr>
          <w:color w:val="000000"/>
          <w:shd w:val="clear" w:color="auto" w:fill="FFFFFF"/>
        </w:rPr>
      </w:pPr>
      <w:r>
        <w:rPr>
          <w:rFonts w:ascii="Consolas" w:hAnsi="Consolas" w:cs="Consolas"/>
          <w:i w:val="false"/>
          <w:strike w:val="false"/>
          <w:color w:val="333333"/>
          <w:spacing w:val="0"/>
          <w:sz w:val="18"/>
          <w:u w:val="none"/>
          <w:shd w:val="clear" w:color="auto" w:fill="F5F5F5"/>
        </w:rPr>
        <w:tab/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000000"/>
          <w:sz w:val="18"/>
          <w:szCs w:val="18"/>
          <w:shd w:val="clear" w:color="auto" w:fill="FFFFFF"/>
        </w:rPr>
      </w:pPr>
      <w:r>
        <w:rPr>
          <w:rFonts w:hint="default" w:ascii="Consolas" w:hAnsi="Consolas" w:eastAsia="Consolas" w:cs="Consolas"/>
          <w:color w:val="000000"/>
          <w:sz w:val="18"/>
          <w:szCs w:val="18"/>
          <w:shd w:val="clear" w:color="auto" w:fill="FFFFFF"/>
        </w:rPr>
        <w:t xml:space="preserve">    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FFFFF"/>
        </w:rPr>
        <w:t>},</w:t>
      </w:r>
      <w:r>
        <w:rPr>
          <w:rFonts w:hint="default" w:ascii="Consolas" w:hAnsi="Consolas" w:eastAsia="Consolas" w:cs="Consolas"/>
          <w:color w:val="000000"/>
          <w:sz w:val="18"/>
          <w:szCs w:val="18"/>
          <w:shd w:val="clear" w:color="auto" w:fill="FFFFFF"/>
        </w:rPr>
        <w:t xml:space="preserve"> 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numPr/>
        <w:shd w:val="clear" w:color="auto" w:fill="F5F5F5"/>
        <w:wordWrap w:val="false"/>
        <w:spacing w:line="270" w:lineRule="atLeast"/>
        <w:ind w:left="0"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0c"/>
        <w:numPr/>
        <w:pBdr/>
        <w:ind w:left="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0c"/>
        <w:pBdr/>
        <w:ind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0c"/>
        <w:pBdr/>
        <w:ind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0f"/>
        <w:numPr>
          <w:ilvl w:val="1"/>
          <w:numId w:val="1"/>
        </w:num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uocs(asm)-&gt;qgc</w:t>
      </w: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登录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0431（十进制：1073）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Event说明：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3765"/>
        <w:gridCol w:w="2840"/>
      </w:tblGrid>
      <w:tr>
        <w:trPr/>
        <w:tc>
          <w:tcPr>
            <w:tcW w:w="1917" w:type="dxa"/>
          </w:tcPr>
          <w:p>
            <w:pPr>
              <w:rPr/>
            </w:pPr>
            <w:r>
              <w:rPr>
                <w:rFonts w:hint="eastAsia"/>
              </w:rPr>
              <w:t>事件来源(</w:t>
            </w:r>
            <w:r>
              <w:rPr>
                <w:rFonts w:hint="eastAsia"/>
                <w:b/>
                <w:bCs/>
              </w:rPr>
              <w:t>event</w:t>
            </w:r>
            <w:r>
              <w:rPr>
                <w:rFonts w:hint="eastAsia"/>
              </w:rPr>
              <w:t>)</w:t>
            </w:r>
          </w:p>
        </w:tc>
        <w:tc>
          <w:tcPr>
            <w:tcW w:w="3765" w:type="dxa"/>
          </w:tcPr>
          <w:p>
            <w:pPr>
              <w:rPr/>
            </w:pPr>
            <w:r>
              <w:rPr>
                <w:rFonts w:hint="eastAsia"/>
              </w:rPr>
              <w:t>事件类型(</w:t>
            </w:r>
            <w:r>
              <w:rPr>
                <w:rFonts w:hint="eastAsia"/>
                <w:b/>
                <w:bCs/>
              </w:rPr>
              <w:t>eventType</w:t>
            </w:r>
            <w:r>
              <w:rPr>
                <w:rFonts w:hint="eastAsia"/>
              </w:rPr>
              <w:t>)</w:t>
            </w:r>
          </w:p>
        </w:tc>
        <w:tc>
          <w:tcPr>
            <w:tcW w:w="2840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3765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USER_QGC_LOGIN</w:t>
            </w:r>
          </w:p>
        </w:tc>
        <w:tc>
          <w:tcPr>
            <w:tcW w:w="2840" w:type="dxa"/>
          </w:tcPr>
          <w:p>
            <w:pPr>
              <w:rPr/>
            </w:pPr>
            <w:r>
              <w:rPr>
                <w:rFonts w:hint="eastAsia"/>
              </w:rPr>
              <w:t>航路新增修改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3765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2840" w:type="dxa"/>
          </w:tcPr>
          <w:p>
            <w:pPr>
              <w:rPr/>
            </w:pP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3765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2840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USER_QGC_LOGIN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userCode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工号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userName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姓名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lastLoginTm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机长工号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lastDeviceId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机长姓名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macId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6C:4B:90:C9:79:81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航路（基础信息、权限变更）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0432（十进制：1074）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Event说明：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3765"/>
        <w:gridCol w:w="2840"/>
      </w:tblGrid>
      <w:tr>
        <w:trPr/>
        <w:tc>
          <w:tcPr>
            <w:tcW w:w="1917" w:type="dxa"/>
          </w:tcPr>
          <w:p>
            <w:pPr>
              <w:rPr/>
            </w:pPr>
            <w:r>
              <w:rPr>
                <w:rFonts w:hint="eastAsia"/>
              </w:rPr>
              <w:t>事件来源(</w:t>
            </w:r>
            <w:r>
              <w:rPr>
                <w:rFonts w:hint="eastAsia"/>
                <w:b/>
                <w:bCs/>
              </w:rPr>
              <w:t>event</w:t>
            </w:r>
            <w:r>
              <w:rPr>
                <w:rFonts w:hint="eastAsia"/>
              </w:rPr>
              <w:t>)</w:t>
            </w:r>
          </w:p>
        </w:tc>
        <w:tc>
          <w:tcPr>
            <w:tcW w:w="3765" w:type="dxa"/>
          </w:tcPr>
          <w:p>
            <w:pPr>
              <w:rPr/>
            </w:pPr>
            <w:r>
              <w:rPr>
                <w:rFonts w:hint="eastAsia"/>
              </w:rPr>
              <w:t>事件类型(</w:t>
            </w:r>
            <w:r>
              <w:rPr>
                <w:rFonts w:hint="eastAsia"/>
                <w:b/>
                <w:bCs/>
              </w:rPr>
              <w:t>eventType</w:t>
            </w:r>
            <w:r>
              <w:rPr>
                <w:rFonts w:hint="eastAsia"/>
              </w:rPr>
              <w:t>)</w:t>
            </w:r>
          </w:p>
        </w:tc>
        <w:tc>
          <w:tcPr>
            <w:tcW w:w="2840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3765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AIRROUTE_ADD_OR_UPDATE</w:t>
            </w:r>
          </w:p>
        </w:tc>
        <w:tc>
          <w:tcPr>
            <w:tcW w:w="2840" w:type="dxa"/>
          </w:tcPr>
          <w:p>
            <w:pPr>
              <w:rPr/>
            </w:pPr>
            <w:r>
              <w:rPr>
                <w:rFonts w:hint="eastAsia"/>
              </w:rPr>
              <w:t>航路新增修改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3765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AIRROUTE_STATE_CHANGED</w:t>
            </w:r>
          </w:p>
        </w:tc>
        <w:tc>
          <w:tcPr>
            <w:tcW w:w="2840" w:type="dxa"/>
          </w:tcPr>
          <w:p>
            <w:pPr>
              <w:rPr/>
            </w:pPr>
            <w:r>
              <w:rPr>
                <w:rFonts w:hint="eastAsia"/>
              </w:rPr>
              <w:t>航路状态变更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3765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AIRROUTE_AUTHORITY_CHANGE</w:t>
            </w:r>
          </w:p>
        </w:tc>
        <w:tc>
          <w:tcPr>
            <w:tcW w:w="2840" w:type="dxa"/>
          </w:tcPr>
          <w:p>
            <w:pPr>
              <w:rPr/>
            </w:pPr>
            <w:r>
              <w:rPr>
                <w:rFonts w:hint="eastAsia"/>
              </w:rPr>
              <w:t>航路权限变更请求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3765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AIRROUTE_AUTHORITY_RESULT</w:t>
            </w:r>
          </w:p>
        </w:tc>
        <w:tc>
          <w:tcPr>
            <w:tcW w:w="2840" w:type="dxa"/>
          </w:tcPr>
          <w:p>
            <w:pPr>
              <w:rPr/>
            </w:pPr>
            <w:r>
              <w:rPr>
                <w:rFonts w:hint="eastAsia"/>
              </w:rPr>
              <w:t>航路权限变更结果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3765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AIRROUTE_UNBIND_RESULT</w:t>
            </w:r>
          </w:p>
        </w:tc>
        <w:tc>
          <w:tcPr>
            <w:tcW w:w="2840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航路解绑结果</w:t>
            </w: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Object：</w:t>
      </w:r>
    </w:p>
    <w:p>
      <w:pPr>
        <w:rPr/>
      </w:pP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航路权限变更请求：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AIRROUTE_STATE_CHANGED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applyer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申请人工号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applyerName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申请人姓名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captainCode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机长工号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captainName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机长姓名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1,// 权限变更类型:1 绑定，2 移交，3接管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airRouteId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4 // 航路ID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航路权限变更结果：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AIRROUTE_AUTHORITY_RESULT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applyer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申请人工号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applyerName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申请人姓名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captainCode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机长工号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captainName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机长姓名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1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// 权限变更类型:1 绑定，2 移交，3接管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result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1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// 结果:1 同意，2 拒绝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airRouteId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4 // 航路ID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航路信息(新增、修改)：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AIRROUTE_ADD_OR_UPDATE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airRouteId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4 // 航路ID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航路状态变更：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AIRROUTE_STATE_CHANGED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airRouteId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4 // 航路ID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航路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  <w:lang w:val="en-US" w:eastAsia="zh-CN"/>
        </w:rPr>
        <w:t>解绑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结果：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AIRROUTE_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bidi="ar"/>
        </w:rPr>
        <w:t>UNBIND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_RESULT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applyer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申请人工号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applyerName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申请人姓名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captainCode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机长工号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captainName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机长姓名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4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// 权限变更类型:1 绑定，2 移交，3接管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eastAsia="zh-CN" w:bidi="ar"/>
        </w:rPr>
        <w:t>，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4解绑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airRouteId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4 // 航路ID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任务准备状态推送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0433（十进制：1075）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：0|必要、1|提示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state：-1|未检测、0|通过、1|异常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MISSION_READY_STATE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comNum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60,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// 无人机ID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routeId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4, // 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  <w:lang w:bidi="ar"/>
        </w:rPr>
        <w:t>航线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"items":{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uavReadyState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:{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uavReady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SF为解锁状态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captainReady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起降APP检查地面站是否存在机长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// 1表示不存在 0表示存在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028" w:firstLineChars="571"/>
        <w:rPr>
          <w:rFonts w:hint="default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"uavState":{ //无人机设备状态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:"uavType", //飞机机型与航路机型不匹配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:"MR" //飞机实际机型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:"uavNav", //飞机导航状态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:"filghtMode", //飞行状态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mainMode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//飞行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eastAsia="zh-CN" w:bidi="ar"/>
        </w:rPr>
        <w:t>主模式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:"gpsNum", //GPS搜星数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:"errorState", //飞机无故障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uavDeviceInfo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:{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uavSn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无人机SN与后台不匹配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upgradeEssential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飞机有必要升级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upgradeOptional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飞机有可选升级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uavVersion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无人机软硬件信息未同步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uavMaintain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无人机存在未完结维保事项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uavLife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无人机过寿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</w:rPr>
        <w:t>bmsTypeMatch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电池型号未匹配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</w:rPr>
        <w:t>bms</w:t>
      </w:r>
      <w:r>
        <w:rPr>
          <w:rFonts w:hint="eastAsia" w:ascii="Consolas" w:hAnsi="Consolas"/>
          <w:color w:val="2A00FF"/>
          <w:sz w:val="24"/>
          <w:szCs w:val="24"/>
          <w:shd w:val="clear" w:color="auto" w:fill="D2E6FD"/>
          <w:lang w:val="en-US" w:eastAsia="zh-CN"/>
        </w:rPr>
        <w:t>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电池过寿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0,1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// 电池隔口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</w:rPr>
        <w:t>bms</w:t>
      </w:r>
      <w:r>
        <w:rPr>
          <w:rFonts w:hint="eastAsia" w:ascii="Consolas" w:hAnsi="Consolas"/>
          <w:color w:val="2A00FF"/>
          <w:sz w:val="24"/>
          <w:szCs w:val="24"/>
          <w:shd w:val="clear" w:color="auto" w:fill="D2E6FD"/>
          <w:lang w:val="en-US" w:eastAsia="zh-CN"/>
        </w:rPr>
        <w:t>TypeState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电池型号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型号#0,1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//#前位电池型号，后面位电池位置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batteryMaintain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//电池维保 flag存在必要、提示两种，根据实际值判断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配置阈值#0(30),1(维保中)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</w:rPr>
        <w:t>bms</w:t>
      </w:r>
      <w:r>
        <w:rPr>
          <w:rFonts w:hint="eastAsia" w:ascii="Consolas" w:hAnsi="Consolas"/>
          <w:color w:val="2A00FF"/>
          <w:sz w:val="24"/>
          <w:szCs w:val="24"/>
          <w:shd w:val="clear" w:color="auto" w:fill="D2E6FD"/>
          <w:lang w:val="en-US" w:eastAsia="zh-CN"/>
        </w:rPr>
        <w:t>CalendarState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电池日历日匹配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配置阈值#0(400),1(380)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</w:rPr>
        <w:t>bms</w:t>
      </w:r>
      <w:r>
        <w:rPr>
          <w:rFonts w:hint="eastAsia" w:ascii="Consolas" w:hAnsi="Consolas"/>
          <w:color w:val="2A00FF"/>
          <w:sz w:val="24"/>
          <w:szCs w:val="24"/>
          <w:shd w:val="clear" w:color="auto" w:fill="D2E6FD"/>
          <w:lang w:val="en-US" w:eastAsia="zh-CN"/>
        </w:rPr>
        <w:t>SohState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电池soh匹配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配置阈值#0(45),1(25)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</w:rPr>
        <w:t>bms</w:t>
      </w:r>
      <w:r>
        <w:rPr>
          <w:rFonts w:hint="eastAsia" w:ascii="Consolas" w:hAnsi="Consolas"/>
          <w:color w:val="2A00FF"/>
          <w:sz w:val="24"/>
          <w:szCs w:val="24"/>
          <w:shd w:val="clear" w:color="auto" w:fill="D2E6FD"/>
          <w:lang w:val="en-US" w:eastAsia="zh-CN"/>
        </w:rPr>
        <w:t>CcState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电池cc匹配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配置阈值#0(155),1(180)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</w:t>
      </w: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        "code":"throwOnlineState", //抛投器设备在线状态 提示：未获取到抛投器设备信号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"flag":1, //0|必要、1|提示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"state":1, //-1|未检测、0|通过、1|异常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ab/>
        <w:t xml:space="preserve">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        "code":"throwRunState", //抛投器设备工作状态 提示：抛投器设备非全部开合或闭合状态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"flag":1, //0|必要、1|提示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"state":1, //-1|未检测、0|通过、1|异常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ab/>
        <w:t xml:space="preserve">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        "code":"cargoFrameState", //货框在位检测状态 提示：无人机货框在位检测异常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"flag":1, //0|必要、1|提示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"state":1, //-1|未检测、0|通过、1|异常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        "code":"throwFaultState", //抛投器设备无故障 提示：抛投器设备存在故障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"flag":1, //0|必要、1|提示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"state":1, //-1|未检测、0|通过、1|异常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eastAsia="宋体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"airRouteState":{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// 航路状态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:"airwayClose", //航路关闭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warnGpsState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gps 10-14天未更新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  </w:t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10#起降场A(12天)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//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forbiddenGpsState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起降场超过14天未更新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  </w:t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14#起降场A(16天)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//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fcgForLandUnavailable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降落场丰巢柜是否可用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gpsError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//起降场GPS坐标异常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rtkError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//起降场RTK坐标异常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angleError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//起降场航向角异常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daemonModeClose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起降场坐标采集设备未开启守护模式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deviceOffline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//起降场坐标采集设备离线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reliabilityState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//起降场坐标采集设备定位功能异常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gpsError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//起降场GPS坐标异常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rtkError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//起降场RTK坐标异常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angleError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//起降场航向角异常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daemonModeClose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起降场坐标采集设备未开启守护模式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deviceOffline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//起降场坐标采集设备离线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reliabilityState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//起降场坐标采集设备定位功能异常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"code":"fcCabinetState", //起降场丰巢柜工况 提示：xxxx（降落场名称）降落场丰巢柜工况异常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"flag":1, //0|必要、1|提示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"state":1, //-1|未检测、0|通过、1|异常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"params":"${landingDispatchName}" //降落场名称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"code":"fcCargoFrameWaterLevel0", //起降场丰巢柜货框水位 提示：xxxx（降落场名称）降落场丰巢柜不允许抛投货框或空框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"flag":1, //0|必要、1|提示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"state":1, //-1|未检测、0|通过、1|异常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"params":"${landingDispatchName}" //降落场名称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"code":"fcCargoFrameWaterLevel1", //起降场丰巢柜货框水位 提示：xxxx（降落场名称）降落场丰巢柜不允许抛投货框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"flag":1, //0|必要、1|提示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"state":1, //-1|未检测、0|通过、1|异常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"params":"${landingDispatchName}" //降落场名称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"code":"fcCargoFrameWaterLevel2", //起降场丰巢柜货框水位 提示：xxxx（降落场名称）降落场丰巢柜不允许抛投空框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"flag":1, //0|必要、1|提示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"state":1, //-1|未检测、0|通过、1|异常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"params":"${landingDispatchName}" //降落场名称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"code":"fcOrderTask", //起降场丰巢柜订单任务 提示：xxxx（降落场名称）降落场丰巢柜无待取件的订单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"flag":1, //0|必要、1|提示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"state":1, //-1|未检测、0|通过、1|异常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ab/>
        <w:t xml:space="preserve">     </w:t>
        <w:tab/>
        <w:t xml:space="preserve">        "params":"${landingDispatchName}" //降落场名称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0000" w:themeColor="text1"/>
          <w:sz w:val="18"/>
          <w:szCs w:val="18"/>
          <w:shd w:val="clear" w:color="auto" w:fill="F5F5F5"/>
          <w:lang w:val="en-US" w:eastAsia="zh-CN"/>
          <w14:textFill>
            <w14:solidFill>
              <w14:schemeClr w14:val="tx1"/>
            </w14:solidFill>
          </w14:textFill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"distanceState":{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// 飞机与起降场小于5米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"state"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:-1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:"uavDistance", //飞机距离起降场＜8m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8#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10"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// ‘8’表示阀值，‘10’表示实际距离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naviModeLimit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起飞场导航限制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RTK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// 表示起飞需要进入的导航模式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"routeState":{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// 有可用航线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"state"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:"availableRoute", //飞机有可用航线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5B9BD5" w:themeColor="accent1"/>
          <w:sz w:val="18"/>
          <w:szCs w:val="18"/>
          <w:highlight w:val="yellow"/>
          <w:shd w:val="clear" w:color="auto" w:fill="F5F5F5"/>
          <w:lang w:bidi="ar"/>
          <w14:textFill>
            <w14:solidFill>
              <w14:schemeClr w14:val="accent1"/>
            </w14:solidFill>
          </w14:textFill>
        </w:rPr>
        <w:t>availableDjiRoute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//飞机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可用航线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(未同步/校验未通过)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未同步/校验未通过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:"matchDirection", 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航线方向不匹配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"weatherState":{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// 气象信息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"state"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/>
          <w:color w:val="2A00FF"/>
          <w:sz w:val="24"/>
          <w:szCs w:val="24"/>
          <w:shd w:val="clear" w:color="auto" w:fill="D2E6FD"/>
          <w:lang w:val="en-US" w:eastAsia="zh-CN"/>
        </w:rPr>
        <w:t xml:space="preserve">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:"weatherControl", //气象站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解除管控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 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:1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// 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/>
          <w:color w:val="2A00FF"/>
          <w:sz w:val="24"/>
          <w:szCs w:val="24"/>
          <w:shd w:val="clear" w:color="auto" w:fill="D2E6FD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:"disconnection", //气象站断联  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:1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// 提示,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航点1(气象),航点2(彩云)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:"windy", //风速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10#1航点yym/s&gt;zzm/s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:"rainfall", //雨量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xx航点yymm/h&gt;zzmm/h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:"temperature", //温度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xx航点yy℃&gt;zz℃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:"humidity", //湿度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xx航点yy%&gt;zz%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:"illumination", //光照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xx航点yylx&gt;zzlx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"rtkState":{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  "state":1,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  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"code":"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tpCoordinate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", // 起降场A RTK坐标未维护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"state":0,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"flag":1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"code":"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tpbm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",//起降场A主基准站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"state":0,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"flag":1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// bsSleep休眠 bsOff关闭 bsFault故障 bsTrans移位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  <w:t>// 若为故障，则逗号隔开，追加故障码，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  <w:t>故障码 0:无故障 1:未定位 2:天线故障 3:通讯异常 4:看门狗复位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bsFault,1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"code":"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tpbb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",//起降场A备基准站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"state":0,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"flag":1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// bsSleep休眠 bsOff关闭 bsFault故障 bsTrans移位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  <w:t>// 若为故障，则逗号隔开，追加故障码，否则只有状态code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  <w:t>故障码 0:无故障 1:未定位 2:天线故障 3:通讯异常 4:看门狗复位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bsFault,1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"code":"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lpCoordinate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",//降落点RTK坐标未维护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"state":0,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"flag":1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"code":"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lpbm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",//起降场B主基准站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"state":0,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"flag":1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// bsSleep休眠 bsOff关闭 bsFault故障 bsTrans移位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  <w:t>// 若为故障，则逗号隔开，追加故障码，否则只有状态code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  <w:t>故障码 0:无故障 1:未定位 2:天线故障 3:通讯异常 4:看门狗复位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bsFault,1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"code":"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lpbb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",//起降场B备基准站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"state":0,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"flag":1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// bsSleep休眠 bsOff关闭 bsFault故障 bsTrans移位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  <w:t>// 若为故障，则逗号隔开，追加故障码，否则只有状态code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  <w:t>故障码 0:无故障 1:未定位 2:天线故障 3:通讯异常 4:看门狗复位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bsFault,1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ab/>
        <w:t>"code": "rtkVersionState", //RTK基准站存在必须的软件升级：（提示：RTK基准站存在必须的软件升级\r\n起降场A\r\n起降场B）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ab/>
        <w:t>"state": 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ab/>
        <w:t>"flag": 1 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ab/>
        <w:t>"params":"起降场A,起降场B" //多个逗号分隔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 xml:space="preserve">   "code": "baseVersionState", //基站存在必须的软件升级：（提示：基站存在必须的软件升级\r\n起降场A\r\n起降场B）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ab/>
        <w:t>"state": 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ab/>
        <w:t>"flag": 1 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ab/>
        <w:t>"params":"起降场A,起降场B" //多个逗号分隔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  <w:tab/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032" w:firstLineChars="571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}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airspaceState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":{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eastAsia="zh-CN" w:bidi="ar"/>
        </w:rPr>
        <w:t>空域条件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"state"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airspaceClose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起降场空域管制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eastAsia="zh-CN" w:bidi="ar"/>
        </w:rPr>
        <w:t>关闭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decontrol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/无人机解除管制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"params"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:"10"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unoccupyAirspace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未占用当前起降场空域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028" w:firstLineChars="571"/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，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032" w:firstLineChars="571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missionAssess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":{ // 起降APP检查地面站是否存在机长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ab/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takeoffBat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起飞电量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1"/>
          <w:szCs w:val="11"/>
          <w:shd w:val="clear" w:color="auto" w:fill="F5F5F5"/>
          <w:lang w:val="en-US"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   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"params":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RM&lt;=50.3Ah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// RM &lt;= 50.3Ah，</w:t>
      </w:r>
      <w:r>
        <w:rPr>
          <w:rFonts w:hint="eastAsia" w:ascii="Consolas" w:hAnsi="Consolas" w:cs="Consolas"/>
          <w:color w:val="007777"/>
          <w:sz w:val="11"/>
          <w:szCs w:val="11"/>
          <w:shd w:val="clear" w:color="auto" w:fill="F5F5F5"/>
          <w:lang w:val="en-US" w:eastAsia="zh-CN" w:bidi="ar"/>
        </w:rPr>
        <w:t>第一个参数表示限制维度，第二个值是限制值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801" w:firstLineChars="100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/>
          <w:color w:val="2A00FF"/>
          <w:sz w:val="24"/>
          <w:szCs w:val="24"/>
          <w:shd w:val="clear" w:color="auto" w:fill="D2E6FD"/>
          <w:lang w:val="en-US" w:eastAsia="zh-CN"/>
        </w:rPr>
        <w:t>bmsLifeLimit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长航程禁用旧电池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1"/>
          <w:szCs w:val="11"/>
          <w:shd w:val="clear" w:color="auto" w:fill="F5F5F5"/>
          <w:lang w:val="en-US" w:eastAsia="zh-CN"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032" w:firstLineChars="571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气象站（状态弯化、详细信息查询）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0434（十进制：1076）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气象站状态：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WEATHER_STATE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weatherCode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气象站编号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requestId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weatherStatus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airRouteId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weatherStatus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speedStatus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rainfallStatus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snowfallStatus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temperatureStatus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humidityStatus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lightStatus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指示灯状态变化消息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0435（十进制：1077）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LIGHT_STATE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lightList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</w:rPr>
      </w:pP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ab/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lightCode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灯编码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</w:rPr>
      </w:pP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 xml:space="preserve">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灯类型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261" w:firstLineChars="70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state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灯状态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</w:rPr>
      </w:pP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ab/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</w:rPr>
      </w:pP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无人机任务结束消息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0436（十进制：1078）</w:t>
      </w:r>
    </w:p>
    <w:p>
      <w:pPr>
        <w:pStyle w:val="000024"/>
        <w:ind w:firstLine="0" w:firstLineChars="0"/>
        <w:rPr/>
      </w:pP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ascii="Consolas" w:hAnsi="Consolas"/>
          <w:color w:val="007777"/>
          <w:sz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uav_id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/>
          <w:color w:val="007777"/>
          <w:sz w:val="18"/>
          <w:shd w:val="clear" w:color="auto" w:fill="F5F5F5"/>
        </w:rPr>
        <w:t>60, // 无人机ID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/>
          <w:color w:val="007777"/>
          <w:sz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"show_flight"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</w:rPr>
        <w:t>: 1 //是否有任务：1是、2否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>
          <w:ins w:id="4" w:author="" w:date="2021-01-11T16:26:00Z"/>
        </w:rPr>
      </w:pPr>
    </w:p>
    <w:p>
      <w:pPr>
        <w:pStyle w:val="000011"/>
        <w:numPr>
          <w:ilvl w:val="2"/>
          <w:numId w:val="1"/>
        </w:numPr>
        <w:rPr>
          <w:ins w:id="5" w:author="theirs" w:date="2021-01-11T16:26:00Z"/>
        </w:rPr>
      </w:pPr>
      <w:ins w:id="5" w:author="theirs" w:date="2021-01-11T16:26:00Z">
        <w:r>
          <w:rPr>
            <w:rFonts w:hint="eastAsia"/>
          </w:rPr>
          <w:t>地面站切换管控中心、切换功能模块消息</w:t>
        </w:r>
      </w:ins>
    </w:p>
    <w:p>
      <w:pPr>
        <w:pStyle w:val="000024"/>
        <w:ind w:left="4" w:leftChars="2" w:firstLine="0" w:firstLineChars="0"/>
        <w:rPr>
          <w:ins w:id="7" w:author="theirs" w:date="2021-01-11T16:26:00Z"/>
        </w:rPr>
      </w:pPr>
      <w:ins w:id="6" w:author="theirs" w:date="2021-01-11T16:26:00Z">
        <w:r>
          <w:rPr>
            <w:rFonts w:hint="eastAsia"/>
          </w:rPr>
          <w:t>msg id：</w:t>
        </w:r>
      </w:ins>
      <w:ins w:id="7" w:author="theirs" w:date="2021-01-11T16:26:00Z">
        <w:r>
          <w:rPr/>
          <w:t>0x</w:t>
        </w:r>
      </w:ins>
      <w:ins w:id="8" w:author="theirs" w:date="2021-01-11T16:26:00Z">
        <w:r>
          <w:rPr>
            <w:rFonts w:hint="eastAsia"/>
          </w:rPr>
          <w:t>0437（十进制：1079）</w:t>
        </w:r>
      </w:ins>
    </w:p>
    <w:p>
      <w:pPr>
        <w:pStyle w:val="000024"/>
        <w:ind w:firstLine="0" w:firstLineChars="0"/>
        <w:rPr>
          <w:ins w:id="11" w:author="theirs" w:date="2021-01-11T16:26:00Z"/>
        </w:rPr>
      </w:pPr>
    </w:p>
    <w:p>
      <w:pPr>
        <w:rPr>
          <w:ins w:id="12" w:author="theirs" w:date="2021-01-11T16:26:00Z"/>
        </w:rPr>
      </w:pPr>
      <w:ins w:id="9" w:author="theirs" w:date="2021-01-11T16:26:00Z">
        <w:r>
          <w:rPr/>
          <w:t>P</w:t>
        </w:r>
      </w:ins>
      <w:ins w:id="10" w:author="theirs" w:date="2021-01-11T16:26:00Z">
        <w:r>
          <w:rPr>
            <w:rFonts w:hint="eastAsia"/>
          </w:rPr>
          <w:t>ayload:</w:t>
        </w:r>
      </w:ins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>
          <w:trHeight w:val="402"/>
          <w:ins w:id="15" w:author="theirs" w:date="2021-01-11T16:26:00Z"/>
        </w:trPr>
        <w:tc>
          <w:tcPr>
            <w:tcW w:w="2130" w:type="dxa"/>
          </w:tcPr>
          <w:p>
            <w:pPr>
              <w:rPr>
                <w:ins w:id="16" w:author="theirs" w:date="2021-01-11T16:26:00Z"/>
              </w:rPr>
            </w:pPr>
            <w:ins w:id="11" w:author="theirs" w:date="2021-01-11T16:26:00Z">
              <w:r>
                <w:rPr>
                  <w:rFonts w:hint="eastAsia"/>
                </w:rPr>
                <w:t>字段</w:t>
              </w:r>
            </w:ins>
          </w:p>
        </w:tc>
        <w:tc>
          <w:tcPr>
            <w:tcW w:w="2130" w:type="dxa"/>
          </w:tcPr>
          <w:p>
            <w:pPr>
              <w:rPr>
                <w:ins w:id="18" w:author="theirs" w:date="2021-01-11T16:26:00Z"/>
              </w:rPr>
            </w:pPr>
            <w:ins w:id="12" w:author="theirs" w:date="2021-01-11T16:26:00Z">
              <w:r>
                <w:rPr>
                  <w:rFonts w:hint="eastAsia"/>
                </w:rPr>
                <w:t>对象字段</w:t>
              </w:r>
            </w:ins>
          </w:p>
        </w:tc>
        <w:tc>
          <w:tcPr>
            <w:tcW w:w="2131" w:type="dxa"/>
          </w:tcPr>
          <w:p>
            <w:pPr>
              <w:rPr>
                <w:ins w:id="20" w:author="theirs" w:date="2021-01-11T16:26:00Z"/>
              </w:rPr>
            </w:pPr>
            <w:ins w:id="13" w:author="theirs" w:date="2021-01-11T16:26:00Z">
              <w:r>
                <w:rPr>
                  <w:rFonts w:hint="eastAsia"/>
                </w:rPr>
                <w:t>数据</w:t>
              </w:r>
            </w:ins>
            <w:ins w:id="14" w:author="theirs" w:date="2021-01-11T16:26:00Z">
              <w:r>
                <w:rPr/>
                <w:t>类型</w:t>
              </w:r>
            </w:ins>
          </w:p>
        </w:tc>
        <w:tc>
          <w:tcPr>
            <w:tcW w:w="2131" w:type="dxa"/>
          </w:tcPr>
          <w:p>
            <w:pPr>
              <w:rPr>
                <w:ins w:id="23" w:author="theirs" w:date="2021-01-11T16:26:00Z"/>
              </w:rPr>
            </w:pPr>
            <w:ins w:id="15" w:author="theirs" w:date="2021-01-11T16:26:00Z">
              <w:r>
                <w:rPr>
                  <w:rFonts w:hint="eastAsia"/>
                </w:rPr>
                <w:t>描述</w:t>
              </w:r>
            </w:ins>
          </w:p>
        </w:tc>
      </w:tr>
      <w:tr>
        <w:trPr>
          <w:trHeight w:val="327" w:hRule="atLeast"/>
          <w:ins w:id="25" w:author="theirs" w:date="2021-01-11T16:26:00Z"/>
        </w:trPr>
        <w:tc>
          <w:tcPr>
            <w:tcW w:w="2130" w:type="dxa"/>
          </w:tcPr>
          <w:p>
            <w:pPr>
              <w:rPr>
                <w:ins w:id="26" w:author="theirs" w:date="2021-01-11T16:26:00Z"/>
              </w:rPr>
            </w:pPr>
            <w:ins w:id="16" w:author="theirs" w:date="2021-01-11T16:26:00Z">
              <w:r>
                <w:rPr>
                  <w:rFonts w:hint="eastAsia"/>
                </w:rPr>
                <w:t>requestid</w:t>
              </w:r>
            </w:ins>
          </w:p>
        </w:tc>
        <w:tc>
          <w:tcPr>
            <w:tcW w:w="2130" w:type="dxa"/>
          </w:tcPr>
          <w:p>
            <w:pPr>
              <w:rPr>
                <w:ins w:id="28" w:author="theirs" w:date="2021-01-11T16:26:00Z"/>
              </w:rPr>
            </w:pPr>
          </w:p>
        </w:tc>
        <w:tc>
          <w:tcPr>
            <w:tcW w:w="2131" w:type="dxa"/>
          </w:tcPr>
          <w:p>
            <w:pPr>
              <w:rPr>
                <w:ins w:id="29" w:author="theirs" w:date="2021-01-11T16:26:00Z"/>
              </w:rPr>
            </w:pPr>
            <w:ins w:id="17" w:author="theirs" w:date="2021-01-11T16:26:00Z">
              <w:r>
                <w:rPr>
                  <w:rFonts w:hint="eastAsia"/>
                </w:rPr>
                <w:t>String</w:t>
              </w:r>
            </w:ins>
          </w:p>
        </w:tc>
        <w:tc>
          <w:tcPr>
            <w:tcW w:w="2131" w:type="dxa"/>
          </w:tcPr>
          <w:p>
            <w:pPr>
              <w:rPr>
                <w:ins w:id="31" w:author="theirs" w:date="2021-01-11T16:26:00Z"/>
              </w:rPr>
            </w:pPr>
            <w:ins w:id="18" w:author="theirs" w:date="2021-01-11T16:26:00Z">
              <w:r>
                <w:rPr>
                  <w:rFonts w:hint="eastAsia"/>
                </w:rPr>
                <w:t>请求ID</w:t>
              </w:r>
            </w:ins>
          </w:p>
        </w:tc>
      </w:tr>
      <w:tr>
        <w:trPr>
          <w:trHeight w:val="210" w:hRule="atLeast"/>
          <w:ins w:id="33" w:author="theirs" w:date="2021-01-11T16:26:00Z"/>
        </w:trPr>
        <w:tc>
          <w:tcPr>
            <w:tcW w:w="2130" w:type="dxa"/>
          </w:tcPr>
          <w:p>
            <w:pPr>
              <w:rPr>
                <w:ins w:id="34" w:author="theirs" w:date="2021-01-11T16:26:00Z"/>
              </w:rPr>
            </w:pPr>
            <w:ins w:id="19" w:author="theirs" w:date="2021-01-11T16:26:00Z">
              <w:r>
                <w:rPr>
                  <w:rFonts w:hint="eastAsia"/>
                </w:rPr>
                <w:t>timastamp</w:t>
              </w:r>
            </w:ins>
          </w:p>
        </w:tc>
        <w:tc>
          <w:tcPr>
            <w:tcW w:w="2130" w:type="dxa"/>
          </w:tcPr>
          <w:p>
            <w:pPr>
              <w:rPr>
                <w:ins w:id="36" w:author="theirs" w:date="2021-01-11T16:26:00Z"/>
              </w:rPr>
            </w:pPr>
          </w:p>
        </w:tc>
        <w:tc>
          <w:tcPr>
            <w:tcW w:w="2131" w:type="dxa"/>
          </w:tcPr>
          <w:p>
            <w:pPr>
              <w:rPr>
                <w:ins w:id="37" w:author="theirs" w:date="2021-01-11T16:26:00Z"/>
              </w:rPr>
            </w:pPr>
            <w:ins w:id="20" w:author="theirs" w:date="2021-01-11T16:26:00Z">
              <w:r>
                <w:rPr>
                  <w:rFonts w:hint="eastAsia"/>
                </w:rPr>
                <w:t>String</w:t>
              </w:r>
            </w:ins>
          </w:p>
        </w:tc>
        <w:tc>
          <w:tcPr>
            <w:tcW w:w="2131" w:type="dxa"/>
          </w:tcPr>
          <w:p>
            <w:pPr>
              <w:rPr>
                <w:ins w:id="39" w:author="theirs" w:date="2021-01-11T16:26:00Z"/>
              </w:rPr>
            </w:pPr>
            <w:ins w:id="21" w:author="theirs" w:date="2021-01-11T16:26:00Z">
              <w:r>
                <w:rPr>
                  <w:rFonts w:hint="eastAsia"/>
                </w:rPr>
                <w:t>请求时间戳</w:t>
              </w:r>
            </w:ins>
          </w:p>
        </w:tc>
      </w:tr>
      <w:tr>
        <w:trPr>
          <w:trHeight w:val="210" w:hRule="atLeast"/>
          <w:ins w:id="41" w:author="theirs" w:date="2021-01-11T16:26:00Z"/>
        </w:trPr>
        <w:tc>
          <w:tcPr>
            <w:tcW w:w="2130" w:type="dxa"/>
          </w:tcPr>
          <w:p>
            <w:pPr>
              <w:rPr>
                <w:ins w:id="42" w:author="theirs" w:date="2021-01-11T16:26:00Z"/>
              </w:rPr>
            </w:pPr>
            <w:ins w:id="22" w:author="theirs" w:date="2021-01-11T16:26:00Z">
              <w:r>
                <w:rPr>
                  <w:rFonts w:hint="eastAsia"/>
                </w:rPr>
                <w:t>msgid</w:t>
              </w:r>
            </w:ins>
          </w:p>
        </w:tc>
        <w:tc>
          <w:tcPr>
            <w:tcW w:w="2130" w:type="dxa"/>
          </w:tcPr>
          <w:p>
            <w:pPr>
              <w:rPr>
                <w:ins w:id="44" w:author="theirs" w:date="2021-01-11T16:26:00Z"/>
              </w:rPr>
            </w:pPr>
          </w:p>
        </w:tc>
        <w:tc>
          <w:tcPr>
            <w:tcW w:w="2131" w:type="dxa"/>
          </w:tcPr>
          <w:p>
            <w:pPr>
              <w:rPr>
                <w:ins w:id="45" w:author="theirs" w:date="2021-01-11T16:26:00Z"/>
              </w:rPr>
            </w:pPr>
            <w:ins w:id="23" w:author="theirs" w:date="2021-01-11T16:26:00Z">
              <w:r>
                <w:rPr/>
                <w:t>U</w:t>
              </w:r>
            </w:ins>
            <w:ins w:id="24" w:author="theirs" w:date="2021-01-11T16:26:00Z">
              <w:r>
                <w:rPr>
                  <w:rFonts w:hint="eastAsia"/>
                </w:rPr>
                <w:t>16</w:t>
              </w:r>
            </w:ins>
          </w:p>
        </w:tc>
        <w:tc>
          <w:tcPr>
            <w:tcW w:w="2131" w:type="dxa"/>
          </w:tcPr>
          <w:p>
            <w:pPr>
              <w:rPr>
                <w:ins w:id="48" w:author="theirs" w:date="2021-01-11T16:26:00Z"/>
              </w:rPr>
            </w:pPr>
            <w:ins w:id="25" w:author="theirs" w:date="2021-01-11T16:26:00Z">
              <w:r>
                <w:rPr>
                  <w:rFonts w:hint="eastAsia"/>
                </w:rPr>
                <w:t>消息ID</w:t>
              </w:r>
            </w:ins>
          </w:p>
        </w:tc>
      </w:tr>
      <w:tr>
        <w:trPr>
          <w:trHeight w:val="210" w:hRule="atLeast"/>
          <w:ins w:id="50" w:author="theirs" w:date="2021-01-11T16:26:00Z"/>
        </w:trPr>
        <w:tc>
          <w:tcPr>
            <w:tcW w:w="2130" w:type="dxa"/>
          </w:tcPr>
          <w:p>
            <w:pPr>
              <w:rPr>
                <w:ins w:id="51" w:author="theirs" w:date="2021-01-11T16:26:00Z"/>
              </w:rPr>
            </w:pPr>
            <w:ins w:id="26" w:author="theirs" w:date="2021-01-11T16:26:00Z">
              <w:r>
                <w:rPr>
                  <w:rFonts w:hint="eastAsia"/>
                </w:rPr>
                <w:t>destid</w:t>
              </w:r>
            </w:ins>
          </w:p>
        </w:tc>
        <w:tc>
          <w:tcPr>
            <w:tcW w:w="2130" w:type="dxa"/>
          </w:tcPr>
          <w:p>
            <w:pPr>
              <w:rPr>
                <w:ins w:id="53" w:author="theirs" w:date="2021-01-11T16:26:00Z"/>
              </w:rPr>
            </w:pPr>
          </w:p>
        </w:tc>
        <w:tc>
          <w:tcPr>
            <w:tcW w:w="2131" w:type="dxa"/>
          </w:tcPr>
          <w:p>
            <w:pPr>
              <w:rPr>
                <w:ins w:id="54" w:author="theirs" w:date="2021-01-11T16:26:00Z"/>
              </w:rPr>
            </w:pPr>
            <w:ins w:id="27" w:author="theirs" w:date="2021-01-11T16:26:00Z">
              <w:r>
                <w:rPr/>
                <w:t>U</w:t>
              </w:r>
            </w:ins>
            <w:ins w:id="28" w:author="theirs" w:date="2021-01-11T16:26:00Z">
              <w:r>
                <w:rPr>
                  <w:rFonts w:hint="eastAsia"/>
                </w:rPr>
                <w:t>32</w:t>
              </w:r>
            </w:ins>
          </w:p>
        </w:tc>
        <w:tc>
          <w:tcPr>
            <w:tcW w:w="2131" w:type="dxa"/>
          </w:tcPr>
          <w:p>
            <w:pPr>
              <w:rPr>
                <w:ins w:id="57" w:author="theirs" w:date="2021-01-11T16:26:00Z"/>
              </w:rPr>
            </w:pPr>
            <w:ins w:id="29" w:author="theirs" w:date="2021-01-11T16:26:00Z">
              <w:r>
                <w:rPr>
                  <w:rFonts w:hint="eastAsia" w:asciiTheme="minorEastAsia" w:hAnsiTheme="minorEastAsia"/>
                </w:rPr>
                <w:t>目标ID</w:t>
              </w:r>
            </w:ins>
          </w:p>
        </w:tc>
      </w:tr>
      <w:tr>
        <w:trPr>
          <w:trHeight w:val="154" w:hRule="atLeast"/>
          <w:ins w:id="59" w:author="theirs" w:date="2021-01-11T16:26:00Z"/>
        </w:trPr>
        <w:tc>
          <w:tcPr>
            <w:tcW w:w="2130" w:type="dxa"/>
          </w:tcPr>
          <w:p>
            <w:pPr>
              <w:rPr>
                <w:ins w:id="60" w:author="theirs" w:date="2021-01-11T16:26:00Z"/>
              </w:rPr>
            </w:pPr>
            <w:ins w:id="30" w:author="theirs" w:date="2021-01-11T16:26:00Z">
              <w:r>
                <w:rPr>
                  <w:rFonts w:hint="eastAsia"/>
                </w:rPr>
                <w:t>srcid</w:t>
              </w:r>
            </w:ins>
          </w:p>
        </w:tc>
        <w:tc>
          <w:tcPr>
            <w:tcW w:w="2130" w:type="dxa"/>
          </w:tcPr>
          <w:p>
            <w:pPr>
              <w:rPr>
                <w:ins w:id="62" w:author="theirs" w:date="2021-01-11T16:26:00Z"/>
              </w:rPr>
            </w:pPr>
          </w:p>
        </w:tc>
        <w:tc>
          <w:tcPr>
            <w:tcW w:w="2131" w:type="dxa"/>
          </w:tcPr>
          <w:p>
            <w:pPr>
              <w:rPr>
                <w:ins w:id="63" w:author="theirs" w:date="2021-01-11T16:26:00Z"/>
              </w:rPr>
            </w:pPr>
            <w:ins w:id="31" w:author="theirs" w:date="2021-01-11T16:26:00Z">
              <w:r>
                <w:rPr/>
                <w:t>U</w:t>
              </w:r>
            </w:ins>
            <w:ins w:id="32" w:author="theirs" w:date="2021-01-11T16:26:00Z">
              <w:r>
                <w:rPr>
                  <w:rFonts w:hint="eastAsia"/>
                </w:rPr>
                <w:t>32</w:t>
              </w:r>
            </w:ins>
          </w:p>
        </w:tc>
        <w:tc>
          <w:tcPr>
            <w:tcW w:w="2131" w:type="dxa"/>
          </w:tcPr>
          <w:p>
            <w:pPr>
              <w:rPr>
                <w:ins w:id="66" w:author="theirs" w:date="2021-01-11T16:26:00Z"/>
              </w:rPr>
            </w:pPr>
            <w:ins w:id="33" w:author="theirs" w:date="2021-01-11T16:26:00Z">
              <w:r>
                <w:rPr>
                  <w:rFonts w:hint="eastAsia" w:asciiTheme="minorEastAsia" w:hAnsiTheme="minorEastAsia"/>
                </w:rPr>
                <w:t>源ID</w:t>
              </w:r>
            </w:ins>
          </w:p>
        </w:tc>
      </w:tr>
      <w:tr>
        <w:trPr>
          <w:trHeight w:val="154" w:hRule="atLeast"/>
          <w:ins w:id="68" w:author="theirs" w:date="2021-01-11T16:26:00Z"/>
        </w:trPr>
        <w:tc>
          <w:tcPr>
            <w:tcW w:w="2130" w:type="dxa"/>
          </w:tcPr>
          <w:p>
            <w:pPr>
              <w:rPr>
                <w:ins w:id="69" w:author="theirs" w:date="2021-01-11T16:26:00Z"/>
              </w:rPr>
            </w:pPr>
            <w:ins w:id="34" w:author="theirs" w:date="2021-01-11T16:26:00Z">
              <w:r>
                <w:rPr>
                  <w:rFonts w:hint="eastAsia"/>
                </w:rPr>
                <w:t>object</w:t>
              </w:r>
            </w:ins>
          </w:p>
        </w:tc>
        <w:tc>
          <w:tcPr>
            <w:tcW w:w="2130" w:type="dxa"/>
          </w:tcPr>
          <w:p>
            <w:pPr>
              <w:rPr>
                <w:ins w:id="71" w:author="theirs" w:date="2021-01-11T16:26:00Z"/>
              </w:rPr>
            </w:pPr>
          </w:p>
        </w:tc>
        <w:tc>
          <w:tcPr>
            <w:tcW w:w="2131" w:type="dxa"/>
          </w:tcPr>
          <w:p>
            <w:pPr>
              <w:rPr>
                <w:ins w:id="72" w:author="theirs" w:date="2021-01-11T16:26:00Z"/>
              </w:rPr>
            </w:pPr>
            <w:ins w:id="35" w:author="theirs" w:date="2021-01-11T16:26:00Z">
              <w:r>
                <w:rPr>
                  <w:rFonts w:hint="eastAsia"/>
                </w:rPr>
                <w:t>String</w:t>
              </w:r>
            </w:ins>
          </w:p>
        </w:tc>
        <w:tc>
          <w:tcPr>
            <w:tcW w:w="2131" w:type="dxa"/>
          </w:tcPr>
          <w:p>
            <w:pPr>
              <w:rPr>
                <w:ins w:id="74" w:author="theirs" w:date="2021-01-11T16:26:00Z"/>
              </w:rPr>
            </w:pPr>
            <w:ins w:id="36" w:author="theirs" w:date="2021-01-11T16:26:00Z">
              <w:r>
                <w:rPr>
                  <w:rFonts w:hint="eastAsia"/>
                </w:rPr>
                <w:t>消息内容</w:t>
              </w:r>
            </w:ins>
          </w:p>
        </w:tc>
      </w:tr>
      <w:tr>
        <w:trPr>
          <w:trHeight w:val="154" w:hRule="atLeast"/>
          <w:ins w:id="76" w:author="theirs" w:date="2021-01-11T16:26:00Z"/>
        </w:trPr>
        <w:tc>
          <w:tcPr>
            <w:tcW w:w="2130" w:type="dxa"/>
          </w:tcPr>
          <w:p>
            <w:pPr>
              <w:rPr>
                <w:ins w:id="77" w:author="theirs" w:date="2021-01-11T16:26:00Z"/>
              </w:rPr>
            </w:pPr>
          </w:p>
        </w:tc>
        <w:tc>
          <w:tcPr>
            <w:tcW w:w="2130" w:type="dxa"/>
          </w:tcPr>
          <w:p>
            <w:pPr>
              <w:rPr>
                <w:ins w:id="78" w:author="theirs" w:date="2021-01-11T16:26:00Z"/>
              </w:rPr>
            </w:pPr>
          </w:p>
        </w:tc>
        <w:tc>
          <w:tcPr>
            <w:tcW w:w="2131" w:type="dxa"/>
          </w:tcPr>
          <w:p>
            <w:pPr>
              <w:rPr>
                <w:ins w:id="79" w:author="theirs" w:date="2021-01-11T16:26:00Z"/>
              </w:rPr>
            </w:pPr>
          </w:p>
        </w:tc>
        <w:tc>
          <w:tcPr>
            <w:tcW w:w="2131" w:type="dxa"/>
          </w:tcPr>
          <w:p>
            <w:pPr>
              <w:rPr>
                <w:ins w:id="80" w:author="theirs" w:date="2021-01-11T16:26:00Z"/>
              </w:rPr>
            </w:pPr>
          </w:p>
        </w:tc>
      </w:tr>
    </w:tbl>
    <w:p>
      <w:pPr>
        <w:rPr>
          <w:ins w:id="81" w:author="theirs" w:date="2021-01-11T16:26:00Z"/>
        </w:rPr>
      </w:pPr>
    </w:p>
    <w:p>
      <w:pPr>
        <w:rPr>
          <w:ins w:id="82" w:author="theirs" w:date="2021-01-11T16:26:00Z"/>
        </w:rPr>
      </w:pPr>
      <w:ins w:id="37" w:author="theirs" w:date="2021-01-11T16:26:00Z">
        <w:r>
          <w:rPr>
            <w:rFonts w:hint="eastAsia"/>
          </w:rPr>
          <w:t>Event说明：</w:t>
        </w:r>
      </w:ins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3765"/>
        <w:gridCol w:w="2840"/>
      </w:tblGrid>
      <w:tr>
        <w:trPr>
          <w:ins w:id="84" w:author="theirs" w:date="2021-01-11T16:26:00Z"/>
        </w:trPr>
        <w:tc>
          <w:tcPr>
            <w:tcW w:w="1917" w:type="dxa"/>
          </w:tcPr>
          <w:p>
            <w:pPr>
              <w:rPr>
                <w:ins w:id="85" w:author="theirs" w:date="2021-01-11T16:26:00Z"/>
              </w:rPr>
            </w:pPr>
            <w:ins w:id="38" w:author="theirs" w:date="2021-01-11T16:26:00Z">
              <w:r>
                <w:rPr>
                  <w:rFonts w:hint="eastAsia"/>
                </w:rPr>
                <w:t>事件来源(</w:t>
              </w:r>
            </w:ins>
            <w:ins w:id="39" w:author="theirs" w:date="2021-01-11T16:26:00Z">
              <w:r>
                <w:rPr>
                  <w:rFonts w:hint="eastAsia"/>
                  <w:b/>
                  <w:bCs/>
                </w:rPr>
                <w:t>event</w:t>
              </w:r>
            </w:ins>
            <w:ins w:id="40" w:author="theirs" w:date="2021-01-11T16:26:00Z">
              <w:r>
                <w:rPr>
                  <w:rFonts w:hint="eastAsia"/>
                </w:rPr>
                <w:t>)</w:t>
              </w:r>
            </w:ins>
          </w:p>
        </w:tc>
        <w:tc>
          <w:tcPr>
            <w:tcW w:w="3765" w:type="dxa"/>
          </w:tcPr>
          <w:p>
            <w:pPr>
              <w:rPr>
                <w:ins w:id="89" w:author="theirs" w:date="2021-01-11T16:26:00Z"/>
              </w:rPr>
            </w:pPr>
            <w:ins w:id="41" w:author="theirs" w:date="2021-01-11T16:26:00Z">
              <w:r>
                <w:rPr>
                  <w:rFonts w:hint="eastAsia"/>
                </w:rPr>
                <w:t>事件类型(</w:t>
              </w:r>
            </w:ins>
            <w:ins w:id="42" w:author="theirs" w:date="2021-01-11T16:26:00Z">
              <w:r>
                <w:rPr>
                  <w:rFonts w:hint="eastAsia"/>
                  <w:b/>
                  <w:bCs/>
                </w:rPr>
                <w:t>eventType</w:t>
              </w:r>
            </w:ins>
            <w:ins w:id="43" w:author="theirs" w:date="2021-01-11T16:26:00Z">
              <w:r>
                <w:rPr>
                  <w:rFonts w:hint="eastAsia"/>
                </w:rPr>
                <w:t>)</w:t>
              </w:r>
            </w:ins>
          </w:p>
        </w:tc>
        <w:tc>
          <w:tcPr>
            <w:tcW w:w="2840" w:type="dxa"/>
          </w:tcPr>
          <w:p>
            <w:pPr>
              <w:rPr>
                <w:ins w:id="93" w:author="theirs" w:date="2021-01-11T16:26:00Z"/>
              </w:rPr>
            </w:pPr>
            <w:ins w:id="44" w:author="theirs" w:date="2021-01-11T16:26:00Z">
              <w:r>
                <w:rPr>
                  <w:rFonts w:hint="eastAsia"/>
                </w:rPr>
                <w:t>说明</w:t>
              </w:r>
            </w:ins>
          </w:p>
        </w:tc>
      </w:tr>
      <w:tr>
        <w:trPr>
          <w:ins w:id="95" w:author="theirs" w:date="2021-01-11T16:26:00Z"/>
        </w:trPr>
        <w:tc>
          <w:tcPr>
            <w:tcW w:w="1917" w:type="dxa"/>
          </w:tcPr>
          <w:p>
            <w:pPr>
              <w:rPr>
                <w:ins w:id="96" w:author="theirs" w:date="2021-01-11T16:26:00Z"/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ins w:id="45" w:author="theirs" w:date="2021-01-11T16:26:00Z">
              <w:r>
                <w:rPr>
                  <w:rFonts w:hint="eastAsia" w:ascii="Consolas" w:hAnsi="Consolas" w:eastAsia="Consolas" w:cs="Consolas"/>
                  <w:color w:val="007777"/>
                  <w:kern w:val="0"/>
                  <w:sz w:val="18"/>
                  <w:szCs w:val="18"/>
                  <w:shd w:val="clear" w:color="auto" w:fill="F5F5F5"/>
                  <w:lang w:bidi="ar"/>
                </w:rPr>
                <w:t>UOCS</w:t>
              </w:r>
            </w:ins>
          </w:p>
        </w:tc>
        <w:tc>
          <w:tcPr>
            <w:tcW w:w="3765" w:type="dxa"/>
          </w:tcPr>
          <w:p>
            <w:pPr>
              <w:rPr>
                <w:ins w:id="98" w:author="theirs" w:date="2021-01-11T16:26:00Z"/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ins w:id="46" w:author="theirs" w:date="2021-01-11T16:26:00Z">
              <w:r>
                <w:rPr>
                  <w:rFonts w:hint="eastAsia" w:ascii="Consolas" w:hAnsi="Consolas" w:eastAsia="Consolas" w:cs="Consolas"/>
                  <w:color w:val="007777"/>
                  <w:kern w:val="0"/>
                  <w:sz w:val="18"/>
                  <w:szCs w:val="18"/>
                  <w:shd w:val="clear" w:color="auto" w:fill="F5F5F5"/>
                  <w:lang w:bidi="ar"/>
                </w:rPr>
                <w:t>SWITH_CONTROL_CENTER</w:t>
              </w:r>
            </w:ins>
          </w:p>
        </w:tc>
        <w:tc>
          <w:tcPr>
            <w:tcW w:w="2840" w:type="dxa"/>
          </w:tcPr>
          <w:p>
            <w:pPr>
              <w:rPr>
                <w:ins w:id="100" w:author="theirs" w:date="2021-01-11T16:26:00Z"/>
              </w:rPr>
            </w:pPr>
            <w:ins w:id="47" w:author="theirs" w:date="2021-01-11T16:26:00Z">
              <w:r>
                <w:rPr>
                  <w:rFonts w:hint="eastAsia"/>
                </w:rPr>
                <w:t>切换管控中心</w:t>
              </w:r>
            </w:ins>
          </w:p>
        </w:tc>
      </w:tr>
      <w:tr>
        <w:trPr>
          <w:ins w:id="102" w:author="theirs" w:date="2021-01-11T16:26:00Z"/>
        </w:trPr>
        <w:tc>
          <w:tcPr>
            <w:tcW w:w="1917" w:type="dxa"/>
          </w:tcPr>
          <w:p>
            <w:pPr>
              <w:rPr>
                <w:ins w:id="103" w:author="theirs" w:date="2021-01-11T16:26:00Z"/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ins w:id="48" w:author="theirs" w:date="2021-01-11T16:26:00Z">
              <w:r>
                <w:rPr>
                  <w:rFonts w:hint="eastAsia" w:ascii="Consolas" w:hAnsi="Consolas" w:eastAsia="Consolas" w:cs="Consolas"/>
                  <w:color w:val="007777"/>
                  <w:kern w:val="0"/>
                  <w:sz w:val="18"/>
                  <w:szCs w:val="18"/>
                  <w:shd w:val="clear" w:color="auto" w:fill="F5F5F5"/>
                  <w:lang w:bidi="ar"/>
                </w:rPr>
                <w:t>UOCS</w:t>
              </w:r>
            </w:ins>
          </w:p>
        </w:tc>
        <w:tc>
          <w:tcPr>
            <w:tcW w:w="3765" w:type="dxa"/>
          </w:tcPr>
          <w:p>
            <w:pPr>
              <w:rPr>
                <w:ins w:id="105" w:author="theirs" w:date="2021-01-11T16:26:00Z"/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ins w:id="49" w:author="theirs" w:date="2021-01-11T16:26:00Z">
              <w:r>
                <w:rPr>
                  <w:rFonts w:hint="eastAsia" w:ascii="Consolas" w:hAnsi="Consolas" w:eastAsia="Consolas" w:cs="Consolas"/>
                  <w:color w:val="007777"/>
                  <w:kern w:val="0"/>
                  <w:sz w:val="18"/>
                  <w:szCs w:val="18"/>
                  <w:shd w:val="clear" w:color="auto" w:fill="F5F5F5"/>
                  <w:lang w:bidi="ar"/>
                </w:rPr>
                <w:t>SWITH_FUNCTION_MODULE</w:t>
              </w:r>
            </w:ins>
          </w:p>
        </w:tc>
        <w:tc>
          <w:tcPr>
            <w:tcW w:w="2840" w:type="dxa"/>
          </w:tcPr>
          <w:p>
            <w:pPr>
              <w:rPr>
                <w:ins w:id="107" w:author="theirs" w:date="2021-01-11T16:26:00Z"/>
              </w:rPr>
            </w:pPr>
            <w:ins w:id="50" w:author="theirs" w:date="2021-01-11T16:26:00Z">
              <w:r>
                <w:rPr>
                  <w:rFonts w:hint="eastAsia"/>
                </w:rPr>
                <w:t>切换功能模块</w:t>
              </w:r>
            </w:ins>
          </w:p>
        </w:tc>
      </w:tr>
      <w:tr>
        <w:trPr>
          <w:ins w:id="109" w:author="theirs" w:date="2021-01-11T16:26:00Z"/>
        </w:trPr>
        <w:tc>
          <w:tcPr>
            <w:tcW w:w="1917" w:type="dxa"/>
          </w:tcPr>
          <w:p>
            <w:pPr>
              <w:rPr>
                <w:ins w:id="110" w:author="theirs" w:date="2021-01-11T16:26:00Z"/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3765" w:type="dxa"/>
          </w:tcPr>
          <w:p>
            <w:pPr>
              <w:rPr>
                <w:ins w:id="111" w:author="theirs" w:date="2021-01-11T16:26:00Z"/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2840" w:type="dxa"/>
          </w:tcPr>
          <w:p>
            <w:pPr>
              <w:rPr>
                <w:ins w:id="112" w:author="theirs" w:date="2021-01-11T16:26:00Z"/>
              </w:rPr>
            </w:pPr>
          </w:p>
        </w:tc>
      </w:tr>
    </w:tbl>
    <w:p>
      <w:pPr>
        <w:rPr>
          <w:ins w:id="113" w:author="theirs" w:date="2021-01-11T16:26:00Z"/>
        </w:rPr>
      </w:pPr>
    </w:p>
    <w:p>
      <w:pPr>
        <w:rPr>
          <w:ins w:id="114" w:author="theirs" w:date="2021-01-11T16:26:00Z"/>
        </w:rPr>
      </w:pPr>
      <w:ins w:id="51" w:author="theirs" w:date="2021-01-11T16:26:00Z">
        <w:r>
          <w:rPr>
            <w:rFonts w:hint="eastAsia"/>
          </w:rPr>
          <w:t>Object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ins w:id="116" w:author="theirs" w:date="2021-01-11T16:26:00Z"/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ins w:id="52" w:author="theirs" w:date="2021-01-11T16:26:00Z">
        <w:r>
          <w:rPr>
            <w:rFonts w:hint="default" w:ascii="Consolas" w:hAnsi="Consolas" w:eastAsia="Consolas" w:cs="Consolas"/>
            <w:b/>
            <w:color w:val="00AA00"/>
            <w:sz w:val="18"/>
            <w:szCs w:val="18"/>
            <w:shd w:val="clear" w:color="auto" w:fill="F5F5F5"/>
          </w:rPr>
          <w:t>{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ins w:id="118" w:author="theirs" w:date="2021-01-11T16:26:00Z"/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ins w:id="53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54" w:author="theirs" w:date="2021-01-11T16:26:00Z">
        <w:r>
          <w:rPr>
            <w:rFonts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event</w:t>
        </w:r>
      </w:ins>
      <w:ins w:id="55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56" w:author="theirs" w:date="2021-01-11T16:26:00Z">
        <w:r>
          <w:rPr>
            <w:rFonts w:hint="default" w:ascii="Consolas" w:hAnsi="Consolas" w:eastAsia="Consolas" w:cs="Consolas"/>
            <w:color w:val="333333"/>
            <w:sz w:val="18"/>
            <w:szCs w:val="18"/>
            <w:shd w:val="clear" w:color="auto" w:fill="F5F5F5"/>
          </w:rPr>
          <w:t xml:space="preserve">: </w:t>
        </w:r>
      </w:ins>
      <w:ins w:id="57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  <w:ins w:id="58" w:author="theirs" w:date="2021-01-11T16:26:00Z">
        <w:r>
          <w:rPr>
            <w:rFonts w:ascii="Consolas" w:hAnsi="Consolas" w:eastAsia="Consolas" w:cs="Consolas"/>
            <w:color w:val="007777"/>
            <w:sz w:val="18"/>
            <w:szCs w:val="18"/>
            <w:shd w:val="clear" w:color="auto" w:fill="F5F5F5"/>
            <w:lang w:bidi="ar"/>
          </w:rPr>
          <w:t>UOCS</w:t>
        </w:r>
      </w:ins>
      <w:ins w:id="59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  <w:ins w:id="60" w:author="theirs" w:date="2021-01-11T16:26:00Z">
        <w:r>
          <w:rPr>
            <w:rFonts w:hint="default" w:ascii="Consolas" w:hAnsi="Consolas" w:eastAsia="Consolas" w:cs="Consolas"/>
            <w:b/>
            <w:color w:val="000000"/>
            <w:sz w:val="18"/>
            <w:szCs w:val="18"/>
            <w:shd w:val="clear" w:color="auto" w:fill="F5F5F5"/>
          </w:rPr>
          <w:t>,</w:t>
        </w:r>
      </w:ins>
      <w:ins w:id="61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 xml:space="preserve"> 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ins w:id="128" w:author="theirs" w:date="2021-01-11T16:26:00Z"/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ins w:id="62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63" w:author="theirs" w:date="2021-01-11T16:26:00Z">
        <w:r>
          <w:rPr>
            <w:rFonts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eventType</w:t>
        </w:r>
      </w:ins>
      <w:ins w:id="64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65" w:author="theirs" w:date="2021-01-11T16:26:00Z">
        <w:r>
          <w:rPr>
            <w:rFonts w:hint="default" w:ascii="Consolas" w:hAnsi="Consolas" w:eastAsia="Consolas" w:cs="Consolas"/>
            <w:color w:val="333333"/>
            <w:sz w:val="18"/>
            <w:szCs w:val="18"/>
            <w:shd w:val="clear" w:color="auto" w:fill="F5F5F5"/>
          </w:rPr>
          <w:t xml:space="preserve">: </w:t>
        </w:r>
      </w:ins>
      <w:ins w:id="66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  <w:ins w:id="67" w:author="theirs" w:date="2021-01-11T16:26:00Z">
        <w:r>
          <w:rPr>
            <w:rFonts w:ascii="Consolas" w:hAnsi="Consolas" w:eastAsia="Consolas" w:cs="Consolas"/>
            <w:color w:val="007777"/>
            <w:sz w:val="18"/>
            <w:szCs w:val="18"/>
            <w:shd w:val="clear" w:color="auto" w:fill="F5F5F5"/>
            <w:lang w:bidi="ar"/>
          </w:rPr>
          <w:t>SWITH_CONTROL_CENTER</w:t>
        </w:r>
      </w:ins>
      <w:ins w:id="68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  <w:ins w:id="69" w:author="theirs" w:date="2021-01-11T16:26:00Z">
        <w:r>
          <w:rPr>
            <w:rFonts w:hint="default" w:ascii="Consolas" w:hAnsi="Consolas" w:eastAsia="Consolas" w:cs="Consolas"/>
            <w:b/>
            <w:color w:val="000000"/>
            <w:sz w:val="18"/>
            <w:szCs w:val="18"/>
            <w:shd w:val="clear" w:color="auto" w:fill="F5F5F5"/>
          </w:rPr>
          <w:t>,</w:t>
        </w:r>
      </w:ins>
      <w:ins w:id="70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 xml:space="preserve"> 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ins w:id="138" w:author="theirs" w:date="2021-01-11T16:26:00Z"/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ins w:id="71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72" w:author="theirs" w:date="2021-01-11T16:26:00Z">
        <w:r>
          <w:rPr>
            <w:rFonts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requestKey</w:t>
        </w:r>
      </w:ins>
      <w:ins w:id="73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74" w:author="theirs" w:date="2021-01-11T16:26:00Z">
        <w:r>
          <w:rPr>
            <w:rFonts w:hint="default" w:ascii="Consolas" w:hAnsi="Consolas" w:eastAsia="Consolas" w:cs="Consolas"/>
            <w:color w:val="333333"/>
            <w:sz w:val="18"/>
            <w:szCs w:val="18"/>
            <w:shd w:val="clear" w:color="auto" w:fill="F5F5F5"/>
          </w:rPr>
          <w:t xml:space="preserve">: </w:t>
        </w:r>
      </w:ins>
      <w:ins w:id="75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  <w:ins w:id="76" w:author="theirs" w:date="2021-01-11T16:26:00Z">
        <w:r>
          <w:rPr>
            <w:rFonts w:ascii="Consolas" w:hAnsi="Consolas" w:cs="Consolas"/>
            <w:color w:val="007777"/>
            <w:sz w:val="18"/>
            <w:szCs w:val="18"/>
            <w:shd w:val="clear" w:color="auto" w:fill="F5F5F5"/>
          </w:rPr>
          <w:t>******</w:t>
        </w:r>
      </w:ins>
      <w:ins w:id="77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  <w:ins w:id="78" w:author="theirs" w:date="2021-01-11T16:26:00Z">
        <w:r>
          <w:rPr>
            <w:rFonts w:hint="default" w:ascii="Consolas" w:hAnsi="Consolas" w:eastAsia="Consolas" w:cs="Consolas"/>
            <w:b/>
            <w:color w:val="000000"/>
            <w:sz w:val="18"/>
            <w:szCs w:val="18"/>
            <w:shd w:val="clear" w:color="auto" w:fill="F5F5F5"/>
          </w:rPr>
          <w:t>,</w:t>
        </w:r>
      </w:ins>
      <w:ins w:id="79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 xml:space="preserve"> 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ins w:id="148" w:author="theirs" w:date="2021-01-11T16:26:00Z"/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ins w:id="80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81" w:author="theirs" w:date="2021-01-11T16:26:00Z">
        <w:r>
          <w:rPr>
            <w:rFonts w:ascii="Consolas" w:hAnsi="Consolas" w:cs="Consolas"/>
            <w:b/>
            <w:color w:val="CC0000"/>
            <w:sz w:val="18"/>
            <w:szCs w:val="18"/>
            <w:shd w:val="clear" w:color="auto" w:fill="F5F5F5"/>
          </w:rPr>
          <w:t>code</w:t>
        </w:r>
      </w:ins>
      <w:ins w:id="82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83" w:author="theirs" w:date="2021-01-11T16:26:00Z">
        <w:r>
          <w:rPr>
            <w:rFonts w:hint="default" w:ascii="Consolas" w:hAnsi="Consolas" w:eastAsia="Consolas" w:cs="Consolas"/>
            <w:color w:val="333333"/>
            <w:sz w:val="18"/>
            <w:szCs w:val="18"/>
            <w:shd w:val="clear" w:color="auto" w:fill="F5F5F5"/>
          </w:rPr>
          <w:t xml:space="preserve">: </w:t>
        </w:r>
      </w:ins>
      <w:ins w:id="84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  <w:ins w:id="85" w:author="theirs" w:date="2021-01-11T16:26:00Z">
        <w:r>
          <w:rPr>
            <w:rFonts w:ascii="Consolas" w:hAnsi="Consolas" w:cs="Consolas"/>
            <w:color w:val="007777"/>
            <w:sz w:val="18"/>
            <w:szCs w:val="18"/>
            <w:shd w:val="clear" w:color="auto" w:fill="F5F5F5"/>
          </w:rPr>
          <w:t>******</w:t>
        </w:r>
      </w:ins>
      <w:ins w:id="86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  <w:ins w:id="87" w:author="theirs" w:date="2021-01-11T16:26:00Z">
        <w:r>
          <w:rPr>
            <w:rFonts w:hint="default" w:ascii="Consolas" w:hAnsi="Consolas" w:eastAsia="Consolas" w:cs="Consolas"/>
            <w:b/>
            <w:color w:val="000000"/>
            <w:sz w:val="18"/>
            <w:szCs w:val="18"/>
            <w:shd w:val="clear" w:color="auto" w:fill="F5F5F5"/>
          </w:rPr>
          <w:t>,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ins w:id="157" w:author="theirs" w:date="2021-01-11T16:26:00Z"/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ins w:id="88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89" w:author="theirs" w:date="2021-01-11T16:26:00Z">
        <w:r>
          <w:rPr>
            <w:rFonts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state</w:t>
        </w:r>
      </w:ins>
      <w:ins w:id="90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91" w:author="theirs" w:date="2021-01-11T16:26:00Z">
        <w:r>
          <w:rPr>
            <w:rFonts w:hint="default" w:ascii="Consolas" w:hAnsi="Consolas" w:eastAsia="Consolas" w:cs="Consolas"/>
            <w:color w:val="333333"/>
            <w:sz w:val="18"/>
            <w:szCs w:val="18"/>
            <w:shd w:val="clear" w:color="auto" w:fill="F5F5F5"/>
          </w:rPr>
          <w:t>:</w:t>
        </w:r>
      </w:ins>
      <w:ins w:id="92" w:author="theirs" w:date="2021-01-11T16:26:00Z">
        <w:r>
          <w:rPr>
            <w:rFonts w:ascii="Consolas" w:hAnsi="Consolas" w:cs="Consolas"/>
            <w:color w:val="333333"/>
            <w:sz w:val="18"/>
            <w:szCs w:val="18"/>
            <w:shd w:val="clear" w:color="auto" w:fill="F5F5F5"/>
          </w:rPr>
          <w:t xml:space="preserve"> </w:t>
        </w:r>
      </w:ins>
      <w:ins w:id="93" w:author="theirs" w:date="2021-01-11T16:26:00Z">
        <w:r>
          <w:rPr>
            <w:rFonts w:ascii="Consolas" w:hAnsi="Consolas" w:cs="Consolas"/>
            <w:color w:val="007777"/>
            <w:sz w:val="18"/>
            <w:szCs w:val="18"/>
            <w:shd w:val="clear" w:color="auto" w:fill="F5F5F5"/>
          </w:rPr>
          <w:t>1</w:t>
        </w:r>
      </w:ins>
      <w:ins w:id="94" w:author="theirs" w:date="2021-01-11T16:26:00Z">
        <w:r>
          <w:rPr>
            <w:rFonts w:hint="default" w:ascii="Consolas" w:hAnsi="Consolas" w:eastAsia="Consolas" w:cs="Consolas"/>
            <w:b/>
            <w:color w:val="000000"/>
            <w:sz w:val="18"/>
            <w:szCs w:val="18"/>
            <w:shd w:val="clear" w:color="auto" w:fill="F5F5F5"/>
          </w:rPr>
          <w:t>,</w:t>
        </w:r>
      </w:ins>
      <w:ins w:id="95" w:author="theirs" w:date="2021-01-11T16:26:00Z">
        <w:r>
          <w:rPr>
            <w:rFonts w:ascii="Consolas" w:hAnsi="Consolas" w:cs="Consolas"/>
            <w:b/>
            <w:color w:val="000000"/>
            <w:sz w:val="18"/>
            <w:szCs w:val="18"/>
            <w:shd w:val="clear" w:color="auto" w:fill="F5F5F5"/>
          </w:rPr>
          <w:t>//状态 1成功 0失败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ins w:id="166" w:author="theirs" w:date="2021-01-11T16:26:00Z"/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ins w:id="96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97" w:author="theirs" w:date="2021-01-11T16:26:00Z">
        <w:r>
          <w:rPr>
            <w:rFonts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applyer</w:t>
        </w:r>
      </w:ins>
      <w:ins w:id="98" w:author="theirs" w:date="2021-01-11T16:26:00Z">
        <w:r>
          <w:rPr>
            <w:rFonts w:hint="default" w:ascii="Consolas" w:hAnsi="Consolas" w:eastAsia="Consolas" w:cs="Consolas"/>
            <w:b/>
            <w:color w:val="CC0000"/>
            <w:sz w:val="18"/>
            <w:szCs w:val="18"/>
            <w:shd w:val="clear" w:color="auto" w:fill="F5F5F5"/>
          </w:rPr>
          <w:t>"</w:t>
        </w:r>
      </w:ins>
      <w:ins w:id="99" w:author="theirs" w:date="2021-01-11T16:26:00Z">
        <w:r>
          <w:rPr>
            <w:rFonts w:hint="default" w:ascii="Consolas" w:hAnsi="Consolas" w:eastAsia="Consolas" w:cs="Consolas"/>
            <w:color w:val="333333"/>
            <w:sz w:val="18"/>
            <w:szCs w:val="18"/>
            <w:shd w:val="clear" w:color="auto" w:fill="F5F5F5"/>
          </w:rPr>
          <w:t xml:space="preserve">: </w:t>
        </w:r>
      </w:ins>
      <w:ins w:id="100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  <w:ins w:id="101" w:author="theirs" w:date="2021-01-11T16:26:00Z">
        <w:r>
          <w:rPr>
            <w:rFonts w:ascii="Consolas" w:hAnsi="Consolas" w:cs="Consolas"/>
            <w:color w:val="007777"/>
            <w:sz w:val="18"/>
            <w:szCs w:val="18"/>
            <w:shd w:val="clear" w:color="auto" w:fill="F5F5F5"/>
          </w:rPr>
          <w:t>申请人工号</w:t>
        </w:r>
      </w:ins>
      <w:ins w:id="102" w:author="theirs" w:date="2021-01-11T16:26:00Z">
        <w:r>
          <w:rPr>
            <w:rFonts w:hint="default" w:ascii="Consolas" w:hAnsi="Consolas" w:eastAsia="Consolas" w:cs="Consolas"/>
            <w:color w:val="007777"/>
            <w:sz w:val="18"/>
            <w:szCs w:val="18"/>
            <w:shd w:val="clear" w:color="auto" w:fill="F5F5F5"/>
          </w:rPr>
          <w:t>"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ins w:id="103" w:author="theirs" w:date="2021-01-11T16:26:00Z">
        <w:r>
          <w:rPr>
            <w:rFonts w:ascii="Consolas" w:hAnsi="Consolas" w:eastAsia="Consolas" w:cs="Consolas"/>
            <w:b/>
            <w:color w:val="00AA00"/>
            <w:sz w:val="18"/>
            <w:szCs w:val="18"/>
            <w:shd w:val="clear" w:color="auto" w:fill="F5F5F5"/>
          </w:rPr>
          <w:t>}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航线发送</w:t>
      </w:r>
      <w:r>
        <w:rPr>
          <w:rFonts w:hint="eastAsia"/>
          <w:lang w:eastAsia="zh-CN"/>
        </w:rPr>
        <w:t>结果消息</w:t>
      </w:r>
      <w:r>
        <w:rPr>
          <w:rFonts w:hint="eastAsia"/>
          <w:lang w:val="en-US" w:eastAsia="zh-CN"/>
        </w:rPr>
        <w:t>(发送msgid为14/15时失败或者107/108发送结果)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>
          <w:rFonts w:hint="eastAsia"/>
          <w:b/>
          <w:color w:val="FF0000"/>
        </w:rPr>
        <w:t>0x048E</w:t>
      </w:r>
      <w:r>
        <w:rPr>
          <w:rFonts w:hint="eastAsia"/>
        </w:rPr>
        <w:t>（十进制：1166）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116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>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rPr>
          <w:rFonts w:ascii="Consolas" w:hAnsi="Consolas" w:eastAsia="宋体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</w:rPr>
        <w:t xml:space="preserve">       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"uavid":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"waypoint_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resp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</w:rPr>
        <w:t>"E_UOCS_SEND_ROUTE_ACK_0"</w:t>
      </w:r>
      <w:ins w:id="104" w:author="mine" w:date="2021-01-11T16:26:00Z">
        <w:r>
          <w:rPr>
            <w:rFonts w:ascii="Consolas" w:hAnsi="Consolas" w:cs="Consolas"/>
            <w:color w:val="333333"/>
            <w:sz w:val="18"/>
            <w:szCs w:val="18"/>
            <w:shd w:val="clear" w:color="auto" w:fill="F5F5F5"/>
          </w:rPr>
          <w:t>,</w:t>
        </w:r>
      </w:ins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</w:rPr>
      </w:pP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uav_resp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</w:rPr>
        <w:t>""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uav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ins w:id="176" w:author="theirs" w:date="2021-01-11T16:26:00Z"/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RTK基准</w:t>
      </w:r>
      <w:r>
        <w:rPr>
          <w:rFonts w:hint="eastAsia"/>
        </w:rPr>
        <w:t>站（状态</w:t>
      </w:r>
      <w:r>
        <w:rPr>
          <w:rFonts w:hint="eastAsia"/>
          <w:lang w:eastAsia="zh-CN"/>
        </w:rPr>
        <w:t>变化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80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/>
          <w:lang w:val="en-US" w:eastAsia="zh-CN"/>
        </w:rPr>
        <w:t>RTK基准</w:t>
      </w:r>
      <w:r>
        <w:rPr>
          <w:rFonts w:hint="eastAsia"/>
        </w:rPr>
        <w:t>站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状态：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RTK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_STATE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base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eastAsia="zh-CN"/>
        </w:rPr>
        <w:t>基站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编号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requestId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eastAsia="zh-CN"/>
        </w:rPr>
        <w:t>基站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编号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eastAsia="zh-CN"/>
        </w:rPr>
        <w:t>基站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编号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eastAsia" w:ascii="Consolas" w:hAnsi="Consolas" w:cs="Consolas"/>
          <w:b/>
          <w:color w:val="000000"/>
          <w:sz w:val="18"/>
          <w:szCs w:val="18"/>
          <w:shd w:val="clear" w:color="auto" w:fill="F5F5F5"/>
          <w:lang w:val="en-US" w:eastAsia="zh-CN"/>
        </w:rPr>
        <w:t>//1:正常 0:异常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rtkStatus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eastAsia" w:ascii="Consolas" w:hAnsi="Consolas" w:cs="Consolas"/>
          <w:b/>
          <w:color w:val="000000"/>
          <w:sz w:val="18"/>
          <w:szCs w:val="18"/>
          <w:shd w:val="clear" w:color="auto" w:fill="F5F5F5"/>
          <w:lang w:val="en-US" w:eastAsia="zh-CN"/>
        </w:rPr>
        <w:t>//RTK状态  0:休眠 1:开机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posStatus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eastAsia" w:ascii="Consolas" w:hAnsi="Consolas" w:cs="Consolas"/>
          <w:b/>
          <w:color w:val="000000"/>
          <w:sz w:val="18"/>
          <w:szCs w:val="18"/>
          <w:shd w:val="clear" w:color="auto" w:fill="F5F5F5"/>
          <w:lang w:val="en-US" w:eastAsia="zh-CN"/>
        </w:rPr>
        <w:t>//POS状态  0:未定位 1:已定位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errorStatus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eastAsia" w:ascii="Consolas" w:hAnsi="Consolas" w:cs="Consolas"/>
          <w:b/>
          <w:color w:val="000000"/>
          <w:sz w:val="18"/>
          <w:szCs w:val="18"/>
          <w:shd w:val="clear" w:color="auto" w:fill="F5F5F5"/>
          <w:lang w:val="en-US" w:eastAsia="zh-CN"/>
        </w:rPr>
        <w:t>//故障状态  0:有故障 1:无故障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飞机解除管制/恢复管制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81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/>
          <w:lang w:val="en-US" w:eastAsia="zh-CN"/>
        </w:rPr>
        <w:t>管控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状态：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comNum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310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bidi="ar"/>
        </w:rPr>
        <w:t>4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eastAsia="zh-CN" w:bidi="ar"/>
        </w:rPr>
        <w:t>飞机编号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1-空域|2-起降场管控|3-气象管控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controlState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1恢复管制|2解除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bidi="ar"/>
        </w:rPr>
        <w:t>set_uav_airspace_state_ack_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3104_01100795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航前检查结果通知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82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/>
          <w:lang w:val="en-US" w:eastAsia="zh-CN"/>
        </w:rPr>
        <w:t>RTK基准</w:t>
      </w:r>
      <w:r>
        <w:rPr>
          <w:rFonts w:hint="eastAsia"/>
        </w:rPr>
        <w:t>站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状态：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uavid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: 3104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requestKey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uuuid***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event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UOCS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                  //决策源 考虑：UAV、UOCS、APP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eventType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PRE_FLIGHT_CHECK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     //决策事件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"timastamp": 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1604975062658"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   //决策时间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result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":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1,                       //1   1、0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 1表示ok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   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desc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***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                     //说明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起降APP占用/释放无人机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只推送地面站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83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/>
          <w:lang w:val="en-US" w:eastAsia="zh-CN"/>
        </w:rPr>
        <w:t>RTK基准</w:t>
      </w:r>
      <w:r>
        <w:rPr>
          <w:rFonts w:hint="eastAsia"/>
        </w:rPr>
        <w:t>站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状态：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,                 </w:t>
        <w:tab/>
        <w:t xml:space="preserve"> //决策源 考虑：UAV、UOCS、APP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PUSH_UAV_CTR_FROM_APP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     //决策事件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1占用 2 释放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comNum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123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无人机编号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userCode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123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地勤工号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userName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123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地勤名称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"set_app_uav_occupied_ack_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3105_0143312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起降APP：解除APP操控权限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APP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同时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84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/>
          <w:lang w:val="en-US" w:eastAsia="zh-CN"/>
        </w:rPr>
        <w:t>RTK基准</w:t>
      </w:r>
      <w:r>
        <w:rPr>
          <w:rFonts w:hint="eastAsia"/>
        </w:rPr>
        <w:t>站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状态：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,                 </w:t>
        <w:tab/>
        <w:t xml:space="preserve">    //决策源 考虑：UAV、UOCS、APP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RELEASE_UAV_OPERATE_AUTH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,//决策事件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1地面站 2APP 即解除的是APP的操纵权限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comNum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123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无人机编号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"operateUserCode":"操纵人工号(当前登录地面站的那个人)",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"operateUserName":"操纵人姓名(当前登录地面站的那个人)",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"userCode":"被剥夺权限人的工号(即地勤人员工号，就是创建航班那个人的工号)",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"userName":"被剥夺权限人的姓名(即地勤人员工号，就是创建航班那个人的姓名)",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"release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_o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perating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_a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uth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_o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n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_u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av_ack_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{comNum}_{userCode}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</w:p>
    <w:p>
      <w:pPr>
        <w:rPr/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即时配送：推送订单状态变更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85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Event说明：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3765"/>
        <w:gridCol w:w="2840"/>
      </w:tblGrid>
      <w:tr>
        <w:trPr/>
        <w:tc>
          <w:tcPr>
            <w:tcW w:w="1917" w:type="dxa"/>
          </w:tcPr>
          <w:p>
            <w:pPr>
              <w:rPr/>
            </w:pPr>
            <w:r>
              <w:rPr>
                <w:rFonts w:hint="eastAsia"/>
              </w:rPr>
              <w:t>事件来源(</w:t>
            </w:r>
            <w:r>
              <w:rPr>
                <w:rFonts w:hint="eastAsia"/>
                <w:b/>
                <w:bCs/>
              </w:rPr>
              <w:t>event</w:t>
            </w:r>
            <w:r>
              <w:rPr>
                <w:rFonts w:hint="eastAsia"/>
              </w:rPr>
              <w:t>)</w:t>
            </w:r>
          </w:p>
        </w:tc>
        <w:tc>
          <w:tcPr>
            <w:tcW w:w="3765" w:type="dxa"/>
          </w:tcPr>
          <w:p>
            <w:pPr>
              <w:rPr/>
            </w:pPr>
            <w:r>
              <w:rPr>
                <w:rFonts w:hint="eastAsia"/>
              </w:rPr>
              <w:t>事件类型(</w:t>
            </w:r>
            <w:r>
              <w:rPr>
                <w:rFonts w:hint="eastAsia"/>
                <w:b/>
                <w:bCs/>
              </w:rPr>
              <w:t>eventType</w:t>
            </w:r>
            <w:r>
              <w:rPr>
                <w:rFonts w:hint="eastAsia"/>
              </w:rPr>
              <w:t>)</w:t>
            </w:r>
          </w:p>
        </w:tc>
        <w:tc>
          <w:tcPr>
            <w:tcW w:w="2840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1917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DWXAPP</w:t>
            </w:r>
          </w:p>
        </w:tc>
        <w:tc>
          <w:tcPr>
            <w:tcW w:w="3765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WAITFOR_DELIVERY_ORDER</w:t>
            </w:r>
          </w:p>
        </w:tc>
        <w:tc>
          <w:tcPr>
            <w:tcW w:w="2840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/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小程序下订单，推送提示地面站处理订单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3765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EXECUTE_DELIVERY_ORDER</w:t>
            </w:r>
          </w:p>
        </w:tc>
        <w:tc>
          <w:tcPr>
            <w:tcW w:w="2840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操作业员在后台处理订单，推送给地面站请求订单详细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3765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FINISH_DELIVERY_ORDER</w:t>
            </w:r>
          </w:p>
        </w:tc>
        <w:tc>
          <w:tcPr>
            <w:tcW w:w="2840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订单配送完成，推送地面站提示作业人员</w:t>
            </w:r>
          </w:p>
        </w:tc>
      </w:tr>
      <w:tr>
        <w:trPr/>
        <w:tc>
          <w:tcPr>
            <w:tcW w:w="1917" w:type="dxa"/>
          </w:tcPr>
          <w:p>
            <w:pPr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3765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CANCEL_DELIVERY_ORDER</w:t>
            </w:r>
          </w:p>
        </w:tc>
        <w:tc>
          <w:tcPr>
            <w:tcW w:w="2840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无人微信小程序|后台手动取消订单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/>
          <w:lang w:val="en-US" w:eastAsia="zh-CN"/>
        </w:rPr>
        <w:t>RTK基准</w:t>
      </w:r>
      <w:r>
        <w:rPr>
          <w:rFonts w:hint="eastAsia"/>
        </w:rPr>
        <w:t>站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状态：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,                 </w:t>
        <w:tab/>
        <w:t xml:space="preserve">    //决策源 考虑：UAV、UOCS、APP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WAITFOR_DELIVERY_ORDER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,//决策事件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123</w:t>
      </w:r>
      <w:r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无人机编号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status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":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 xml:space="preserve">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context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":</w:t>
      </w:r>
      <w:r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url或者中文提示</w:t>
      </w:r>
      <w:r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order_status_change_ack_{comNum}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</w:p>
    <w:p>
      <w:pPr>
        <w:rPr/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后台预警消息通知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86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Event说明：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309"/>
        <w:gridCol w:w="4296"/>
      </w:tblGrid>
      <w:tr>
        <w:trPr/>
        <w:tc>
          <w:tcPr>
            <w:tcW w:w="1917" w:type="dxa"/>
          </w:tcPr>
          <w:p>
            <w:pPr>
              <w:rPr/>
            </w:pPr>
            <w:r>
              <w:rPr>
                <w:rFonts w:hint="eastAsia"/>
              </w:rPr>
              <w:t>事件来源(</w:t>
            </w:r>
            <w:r>
              <w:rPr>
                <w:rFonts w:hint="eastAsia"/>
                <w:b/>
                <w:bCs/>
              </w:rPr>
              <w:t>event</w:t>
            </w:r>
            <w:r>
              <w:rPr>
                <w:rFonts w:hint="eastAsia"/>
              </w:rPr>
              <w:t>)</w:t>
            </w:r>
          </w:p>
        </w:tc>
        <w:tc>
          <w:tcPr>
            <w:tcW w:w="2309" w:type="dxa"/>
          </w:tcPr>
          <w:p>
            <w:pPr>
              <w:rPr/>
            </w:pPr>
            <w:r>
              <w:rPr>
                <w:rFonts w:hint="eastAsia"/>
              </w:rPr>
              <w:t>事件类型(</w:t>
            </w:r>
            <w:r>
              <w:rPr>
                <w:rFonts w:hint="eastAsia"/>
                <w:b/>
                <w:bCs/>
              </w:rPr>
              <w:t>eventType</w:t>
            </w:r>
            <w:r>
              <w:rPr>
                <w:rFonts w:hint="eastAsia"/>
              </w:rPr>
              <w:t>)</w:t>
            </w:r>
          </w:p>
        </w:tc>
        <w:tc>
          <w:tcPr>
            <w:tcW w:w="4296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1917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ADMIN</w:t>
            </w: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_WARNING</w:t>
            </w: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_MSG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发送后台预警消息</w:t>
            </w:r>
          </w:p>
        </w:tc>
      </w:tr>
      <w:tr>
        <w:trPr/>
        <w:tc>
          <w:tcPr>
            <w:tcW w:w="1917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UOCS_DIS_EVENT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后台DIS触发事件</w:t>
            </w:r>
          </w:p>
        </w:tc>
      </w:tr>
      <w:tr>
        <w:trPr/>
        <w:tc>
          <w:tcPr>
            <w:tcW w:w="1917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ADMIN_ROUTE_INTERFERING_WARN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发送后台航线干涉预警消息</w:t>
            </w:r>
          </w:p>
        </w:tc>
      </w:tr>
    </w:tbl>
    <w:p>
      <w:pPr>
        <w:rPr/>
      </w:pPr>
    </w:p>
    <w:p>
      <w:pPr>
        <w:rPr/>
      </w:pPr>
      <w:r>
        <w:rPr>
          <w:rFonts w:hint="eastAsia"/>
          <w:lang w:val="en-US" w:eastAsia="zh-CN"/>
        </w:rPr>
        <w:t>ErrCode</w:t>
      </w:r>
      <w:r>
        <w:rPr>
          <w:rFonts w:hint="eastAsia"/>
        </w:rPr>
        <w:t>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5"/>
        <w:gridCol w:w="4755"/>
      </w:tblGrid>
      <w:tr>
        <w:trPr/>
        <w:tc>
          <w:tcPr>
            <w:tcW w:w="3765" w:type="dxa"/>
            <w:vAlign w:val="top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errCode</w:t>
            </w:r>
          </w:p>
        </w:tc>
        <w:tc>
          <w:tcPr>
            <w:tcW w:w="4755" w:type="dxa"/>
            <w:vAlign w:val="top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UOCS_ARRIVAL_RTKALERT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【%1】无人机进场时导航模式未进入RTK，请关注风险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lang w:val="en-US" w:eastAsia="zh-CN"/>
              </w:rPr>
            </w:pP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UOCS_FCBOX_ADJUST_FAIL</w:t>
            </w:r>
          </w:p>
        </w:tc>
        <w:tc>
          <w:tcPr>
            <w:tcW w:w="475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降落场</w:t>
            </w:r>
            <w:r>
              <w:rPr>
                <w:rFonts w:hint="eastAsia"/>
                <w:lang w:val="en-US" w:eastAsia="zh-CN"/>
              </w:rPr>
              <w:t>【%1】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丰巢柜位置校准失败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UOCS_FCBOX_FAULT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降落场【%1】丰巢柜位置故障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lang w:val="en-US" w:eastAsia="zh-CN"/>
              </w:rPr>
            </w:pPr>
          </w:p>
        </w:tc>
      </w:tr>
      <w:tr>
        <w:trPr>
          <w:trHeight w:val="90" w:hRule="atLeast"/>
        </w:trPr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UOCS_DIS_FLINK_RECOVERY_FAIL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无人机【%1】恢复指令未执行成功，请手动进行恢复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UOCS_</w:t>
            </w: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FCBOX_LAND</w:t>
            </w: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_LOITERUNLIM</w:t>
            </w: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_NOTICE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降落场【%1】丰巢柜当前还未进行降落许可，系统对【%2】无人机执行悬停等待操作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UOCS_</w:t>
            </w: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FCBOX</w:t>
            </w: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_LAND_COMFIRM_TIMEOUT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由于起降场【%1】丰巢柜超过%2秒未反馈降落许可，请根据情况对无人机%3执行备降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UOCS_FCBOX_LAND_REFUSE</w:t>
            </w:r>
          </w:p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由于起降场【%1】丰巢柜不允许降落，请根据情况对无人机%2执行备降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UOCS_</w:t>
            </w: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FCBOX</w:t>
            </w: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_LAND_ACK_OK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系统已收到起降场【%1】丰巢柜降落许可，系统对无人机执【%2】恢复操作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UOCS_FCBOX_LAND_AIRPORT_OK</w:t>
            </w:r>
          </w:p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无人机【%1】已完成在【%2】丰巢柜降落，正在执行执行位置校准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Consolas" w:cs="Consolas"/>
                <w:strike/>
                <w:dstrike w:val="false"/>
                <w:color w:val="007777"/>
                <w:kern w:val="0"/>
                <w:sz w:val="18"/>
                <w:szCs w:val="18"/>
                <w:shd w:val="clear" w:color="auto" w:fill="F5F5F5"/>
                <w:lang w:val="en-US" w:bidi="ar"/>
              </w:rPr>
            </w:pPr>
            <w:r>
              <w:rPr>
                <w:rFonts w:hint="eastAsia" w:ascii="Consolas" w:hAnsi="Consolas" w:eastAsia="Consolas" w:cs="Consolas"/>
                <w:strike/>
                <w:dstrike w:val="false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UAV_ATTACH_TASKBOARD_THROW_NOTICE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default"/>
                <w:strike/>
                <w:dstrike w:val="false"/>
                <w:lang w:val="en-US" w:eastAsia="zh-CN"/>
              </w:rPr>
            </w:pPr>
            <w:r>
              <w:rPr>
                <w:rFonts w:hint="eastAsia"/>
                <w:strike/>
                <w:dstrike w:val="false"/>
                <w:lang w:val="en-US" w:eastAsia="zh-CN"/>
              </w:rPr>
              <w:t>无人机[%1]执行抛投[%2]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UAV_ATTACH_TASKBOARD_THROW_SUCCESS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default" w:asciiTheme="minorHAnsi" w:hAnsiTheme="minorHAnsi" w:eastAsiaTheme="minorEastAsia" w:cstheme="minorBidi"/>
                <w:strike/>
                <w:dstrike w:val="false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strike w:val="false"/>
                <w:dstrike w:val="false"/>
                <w:lang w:val="en-US" w:eastAsia="zh-CN"/>
              </w:rPr>
              <w:t>无人机[%1]执行抛投成功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UAV_ATTACH_TASKBOARD_THROW_FAIL</w:t>
            </w:r>
          </w:p>
        </w:tc>
        <w:tc>
          <w:tcPr>
            <w:tcW w:w="4755" w:type="dxa"/>
            <w:vAlign w:val="top"/>
          </w:tcPr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right="-90" w:firstLine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trike w:val="false"/>
                <w:dstrike w:val="false"/>
                <w:lang w:val="en-US" w:eastAsia="zh-CN"/>
              </w:rPr>
              <w:t>无人机[%1]执行抛投失败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 w:ascii="var(--font-family-base)" w:hAnsi="var(--font-family-base)" w:eastAsia="var(--font-family-base)" w:cs="var(--font-family-base)"/>
                <w:i w:val="false"/>
                <w:iCs w:val="false"/>
                <w:caps w:val="false"/>
                <w:color w:val="020F22"/>
                <w:spacing w:val="0"/>
                <w:sz w:val="21"/>
                <w:szCs w:val="21"/>
                <w:shd w:val="clear" w:fill="FFFFFF"/>
              </w:rPr>
              <w:t>请稍后重试手动抛投</w:t>
            </w:r>
          </w:p>
        </w:tc>
      </w:tr>
      <w:tr>
        <w:trPr>
          <w:trHeight w:val="90" w:hRule="atLeast"/>
        </w:trPr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/>
            </w:pP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UAV_ATTACH_TASKBOARD_THROW_HOVER_SUCCESS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eastAsia"/>
                <w:strike w:val="false"/>
                <w:dstrike w:val="false"/>
                <w:lang w:val="en-US" w:eastAsia="zh-CN"/>
              </w:rPr>
            </w:pPr>
            <w:r>
              <w:rPr/>
              <w:t>无人机</w:t>
            </w:r>
            <w:r>
              <w:rPr>
                <w:rFonts w:hint="eastAsia"/>
                <w:strike w:val="false"/>
                <w:dstrike w:val="false"/>
                <w:lang w:val="en-US" w:eastAsia="zh-CN"/>
              </w:rPr>
              <w:t>[%1]</w:t>
            </w:r>
            <w:r>
              <w:rPr/>
              <w:t>已完成抛投，系统将自动恢复飞行任务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UOCS_THROW_HOVER_READY_NOTICE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/>
            </w:pPr>
            <w:r>
              <w:rPr/>
              <w:t>无人机</w:t>
            </w:r>
            <w:r>
              <w:rPr>
                <w:rFonts w:hint="eastAsia"/>
                <w:strike w:val="false"/>
                <w:dstrike w:val="false"/>
                <w:lang w:val="en-US" w:eastAsia="zh-CN"/>
              </w:rPr>
              <w:t>[%1]</w:t>
            </w:r>
            <w:r>
              <w:rPr/>
              <w:t>已达到抛投位置，系统将自动执行抛投，最大等待时间</w:t>
            </w:r>
            <w:r>
              <w:rPr>
                <w:rFonts w:hint="eastAsia"/>
                <w:strike w:val="false"/>
                <w:dstrike w:val="false"/>
                <w:lang w:val="en-US" w:eastAsia="zh-CN"/>
              </w:rPr>
              <w:t>[%2]</w:t>
            </w:r>
            <w:r>
              <w:rPr/>
              <w:t>s</w:t>
            </w:r>
          </w:p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right="-90" w:firstLine="0"/>
              <w:rPr>
                <w:rFonts w:hint="eastAsia"/>
                <w:strike w:val="false"/>
                <w:dstrike w:val="false"/>
                <w:lang w:val="en-US" w:eastAsia="zh-CN"/>
              </w:rPr>
            </w:pPr>
          </w:p>
        </w:tc>
      </w:tr>
      <w:tr>
        <w:trPr/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UOCS_THROW_HOVER_TIMEOUT_NOTICE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 w:eastAsiaTheme="minorEastAsia"/>
                <w:lang w:val="en-US" w:eastAsia="zh-CN"/>
              </w:rPr>
            </w:pPr>
            <w:r>
              <w:rPr/>
              <w:t>无人机</w:t>
            </w:r>
            <w:r>
              <w:rPr>
                <w:rFonts w:hint="eastAsia"/>
                <w:strike w:val="false"/>
                <w:dstrike w:val="false"/>
                <w:lang w:val="en-US" w:eastAsia="zh-CN"/>
              </w:rPr>
              <w:t>[%1]</w:t>
            </w:r>
            <w:r>
              <w:rPr/>
              <w:t>抛投等待时间</w:t>
            </w:r>
            <w:r>
              <w:rPr>
                <w:rFonts w:hint="eastAsia"/>
                <w:lang w:val="en-US" w:eastAsia="zh-CN"/>
              </w:rPr>
              <w:t>已超时最大</w:t>
            </w:r>
            <w:r>
              <w:rPr>
                <w:rFonts w:hint="eastAsia"/>
                <w:strike w:val="false"/>
                <w:dstrike w:val="false"/>
                <w:lang w:val="en-US" w:eastAsia="zh-CN"/>
              </w:rPr>
              <w:t>[%2]</w:t>
            </w:r>
            <w:r>
              <w:rPr/>
              <w:t>s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将自动恢复飞行任务</w:t>
            </w:r>
          </w:p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right="-90" w:firstLine="0"/>
              <w:rPr>
                <w:rFonts w:hint="eastAsia"/>
                <w:strike w:val="false"/>
                <w:dstrike w:val="false"/>
                <w:lang w:val="en-US" w:eastAsia="zh-CN"/>
              </w:rPr>
            </w:pPr>
          </w:p>
        </w:tc>
      </w:tr>
      <w:tr>
        <w:trPr/>
        <w:tc>
          <w:tcPr>
            <w:tcW w:w="376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jc w:val="both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UOCS_LAND_EXDISTANCE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jc w:val="both"/>
              <w:rPr/>
            </w:pPr>
            <w:r>
              <w:rPr>
                <w:sz w:val="24"/>
                <w:szCs w:val="24"/>
              </w:rPr>
              <w:t>%1无人机降落偏差超限，偏差：%2，请通知地勤尽快处置</w:t>
            </w:r>
          </w:p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leftChars="0" w:right="-90" w:rightChars="0" w:firstLine="0" w:firstLineChars="0"/>
              <w:rPr>
                <w:rFonts w:hint="eastAsia"/>
                <w:strike w:val="false"/>
                <w:dstrike w:val="false"/>
                <w:lang w:val="en-US" w:eastAsia="zh-CN"/>
              </w:rPr>
            </w:pPr>
          </w:p>
        </w:tc>
      </w:tr>
      <w:tr>
        <w:trPr/>
        <w:tc>
          <w:tcPr>
            <w:tcW w:w="376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jc w:val="both"/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UOCS_LAND_RTKALERT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jc w:val="both"/>
              <w:rPr/>
            </w:pPr>
            <w:r>
              <w:rPr>
                <w:sz w:val="24"/>
                <w:szCs w:val="24"/>
              </w:rPr>
              <w:t>%1无人机降落阶段未进入RTK，无人机无法精准降落，请悬停等待或确认场地足够空旷</w:t>
            </w:r>
          </w:p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leftChars="0" w:right="-90" w:rightChars="0" w:firstLine="0" w:firstLineChars="0"/>
              <w:rPr>
                <w:rFonts w:hint="eastAsia"/>
                <w:strike w:val="false"/>
                <w:dstrike w:val="false"/>
                <w:lang w:val="en-US" w:eastAsia="zh-CN"/>
              </w:rPr>
            </w:pPr>
          </w:p>
        </w:tc>
      </w:tr>
      <w:tr>
        <w:trPr/>
        <w:tc>
          <w:tcPr>
            <w:tcW w:w="376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jc w:val="both"/>
              <w:rPr>
                <w:rFonts w:hint="default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default"/>
                <w:vertAlign w:val="baseline"/>
              </w:rPr>
              <w:t>E_UOCS_AIELINREPT</w:t>
            </w:r>
          </w:p>
        </w:tc>
        <w:tc>
          <w:tcPr>
            <w:tcW w:w="4755" w:type="dxa"/>
            <w:vAlign w:val="top"/>
          </w:tcPr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leftChars="0" w:right="-90" w:rightChars="0" w:firstLine="0" w:firstLineChars="0"/>
              <w:rPr>
                <w:rFonts w:hint="default"/>
                <w:strike w:val="false"/>
                <w:dstrike w:val="false"/>
                <w:lang w:val="en-US" w:eastAsia="zh-CN"/>
              </w:rPr>
            </w:pPr>
            <w:r>
              <w:rPr>
                <w:rFonts w:hint="default"/>
                <w:vertAlign w:val="baseline"/>
              </w:rPr>
              <w:t>[严重]系统检测到无人机</w:t>
            </w:r>
            <w:r>
              <w:rPr>
                <w:rFonts w:hint="eastAsia"/>
                <w:strike w:val="false"/>
                <w:dstrike w:val="false"/>
                <w:lang w:val="en-US" w:eastAsia="zh-CN"/>
              </w:rPr>
              <w:t>%1</w:t>
            </w:r>
            <w:r>
              <w:rPr>
                <w:rFonts w:hint="default"/>
                <w:vertAlign w:val="baseline"/>
              </w:rPr>
              <w:t>航线与无人机</w:t>
            </w:r>
            <w:r>
              <w:rPr>
                <w:rFonts w:hint="eastAsia"/>
                <w:strike w:val="false"/>
                <w:dstrike w:val="false"/>
                <w:lang w:val="en-US" w:eastAsia="zh-CN"/>
              </w:rPr>
              <w:t>%2</w:t>
            </w:r>
            <w:r>
              <w:rPr>
                <w:rFonts w:hint="default"/>
                <w:vertAlign w:val="baseline"/>
              </w:rPr>
              <w:t>航线相同，违背无人机独占航线逻辑，请终止起飞后联系系统管理员</w:t>
            </w:r>
          </w:p>
        </w:tc>
      </w:tr>
      <w:tr>
        <w:trPr/>
        <w:tc>
          <w:tcPr>
            <w:tcW w:w="376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UOCS_RELA_ROUTE_TASK_NOTICE</w:t>
            </w:r>
          </w:p>
        </w:tc>
        <w:tc>
          <w:tcPr>
            <w:tcW w:w="4755" w:type="dxa"/>
            <w:vAlign w:val="top"/>
          </w:tcPr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leftChars="0" w:right="-90" w:rightChars="0" w:firstLine="0" w:firstLineChars="0"/>
              <w:rPr>
                <w:rFonts w:hint="default"/>
                <w:vertAlign w:val="baseline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当前任务航线和任务中的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xxx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无人机航线、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xxx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无人机航线存在碰撞风险，请注意飞行间隔！</w:t>
            </w:r>
          </w:p>
        </w:tc>
      </w:tr>
      <w:tr>
        <w:trPr>
          <w:wBefore/>
          <w:trHeight/>
        </w:trPr>
        <w:tc>
          <w:tcPr>
            <w:tcW w:w="376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2ulkhq"/>
              </w:rPr>
              <w:t>UOCS_UAV_FLYING_GPS_RISK_ZONE</w:t>
            </w:r>
          </w:p>
        </w:tc>
        <w:tc>
          <w:tcPr>
            <w:tcW w:w="4755" w:type="dxa"/>
            <w:vAlign w:val="top"/>
          </w:tcPr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leftChars="0" w:right="-90" w:rightChars="0" w:firstLine="0" w:firstLineChars="0"/>
              <w:rPr>
                <w:rFonts w:hint="default"/>
                <w:vertAlign w:val="baseline"/>
              </w:rPr>
            </w:pPr>
            <w:r>
              <w:rPr>
                <w:rStyle w:val="2ulkhq"/>
              </w:rPr>
              <w:t>无人机%1正在飞越GPS干扰区域，请谨慎飞行</w:t>
            </w:r>
          </w:p>
        </w:tc>
      </w:tr>
      <w:tr>
        <w:trPr>
          <w:wBefore/>
          <w:trHeight/>
        </w:trPr>
        <w:tc>
          <w:tcPr>
            <w:tcW w:w="376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2ulkhq"/>
              </w:rPr>
              <w:t>UOCS_UAV_FLY_TO_GPS_RISK_ZONE</w:t>
            </w:r>
          </w:p>
        </w:tc>
        <w:tc>
          <w:tcPr>
            <w:tcW w:w="4755" w:type="dxa"/>
            <w:vAlign w:val="top"/>
          </w:tcPr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leftChars="0" w:right="-90" w:rightChars="0" w:firstLine="0" w:firstLineChars="0"/>
              <w:rPr>
                <w:rFonts w:hint="default"/>
                <w:vertAlign w:val="baseline"/>
              </w:rPr>
            </w:pPr>
            <w:r>
              <w:rPr>
                <w:rStyle w:val="2ulkhq"/>
              </w:rPr>
              <w:t>无人机%1正在飞向GPS干扰区域，请进行原路返航</w:t>
            </w:r>
          </w:p>
        </w:tc>
      </w:tr>
      <w:tr>
        <w:trPr>
          <w:wBefore/>
          <w:trHeight/>
        </w:trPr>
        <w:tc>
          <w:tcPr>
            <w:tcW w:w="376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jc w:val="both"/>
              <w:rPr/>
            </w:pPr>
            <w:r>
              <w:rPr>
                <w:rFonts w:hint="eastAsia"/>
                <w:vertAlign w:val="baseline"/>
                <w:lang w:val="en-US" w:eastAsia="zh-CN"/>
              </w:rPr>
              <w:t>UOM_REPORT_NOT_AVAILABLE</w:t>
            </w:r>
          </w:p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运行识别网络推送服务不可用，请按应急预案处置！</w:t>
            </w:r>
          </w:p>
          <w:p>
            <w:pPr>
              <w:pStyle w:val="00001c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false" w:after="0" w:afterAutospacing="false" w:line="300" w:lineRule="atLeast"/>
              <w:ind w:left="0" w:leftChars="0" w:right="-90" w:rightChars="0" w:firstLine="0" w:firstLineChars="0"/>
              <w:rPr>
                <w:rFonts w:hint="default"/>
                <w:vertAlign w:val="baseline"/>
              </w:rPr>
            </w:pPr>
          </w:p>
        </w:tc>
      </w:tr>
    </w:tbl>
    <w:p>
      <w:pPr>
        <w:rPr/>
      </w:pPr>
      <w:r>
        <w:rPr>
          <w:rFonts w:hint="eastAsia"/>
          <w:lang w:val="en-US" w:eastAsia="zh-CN"/>
        </w:rPr>
        <w:t>ErrLevel</w:t>
      </w:r>
      <w:r>
        <w:rPr>
          <w:rFonts w:hint="eastAsia"/>
        </w:rPr>
        <w:t>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5"/>
        <w:gridCol w:w="4755"/>
      </w:tblGrid>
      <w:tr>
        <w:trPr/>
        <w:tc>
          <w:tcPr>
            <w:tcW w:w="3765" w:type="dxa"/>
          </w:tcPr>
          <w:p>
            <w:pPr>
              <w:rPr/>
            </w:pPr>
            <w:r>
              <w:rPr>
                <w:rFonts w:hint="eastAsia"/>
                <w:lang w:val="en-US" w:eastAsia="zh-CN"/>
              </w:rPr>
              <w:t>errLevel</w:t>
            </w:r>
          </w:p>
        </w:tc>
        <w:tc>
          <w:tcPr>
            <w:tcW w:w="4755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3765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WARN</w:t>
            </w:r>
          </w:p>
        </w:tc>
        <w:tc>
          <w:tcPr>
            <w:tcW w:w="4755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警告</w:t>
            </w:r>
          </w:p>
        </w:tc>
      </w:tr>
      <w:tr>
        <w:trPr/>
        <w:tc>
          <w:tcPr>
            <w:tcW w:w="3765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NOTICE</w:t>
            </w:r>
          </w:p>
        </w:tc>
        <w:tc>
          <w:tcPr>
            <w:tcW w:w="4755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通知</w:t>
            </w:r>
          </w:p>
        </w:tc>
      </w:tr>
      <w:tr>
        <w:trPr>
          <w:wBefore/>
          <w:trHeight/>
        </w:trPr>
        <w:tc>
          <w:tcPr>
            <w:tcW w:w="3765" w:type="dxa"/>
          </w:tcPr>
          <w:p>
            <w:pPr>
              <w:keepNext w:val="false"/>
              <w:keepLines w:val="false"/>
              <w:widowControl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7777"/>
                <w:spacing w:val="0"/>
                <w:sz w:val="18"/>
                <w:u w:val="none"/>
                <w:shd w:val="clear" w:color="auto" w:fill="F5F5F5"/>
              </w:rPr>
              <w:t>ERROR</w:t>
            </w:r>
          </w:p>
        </w:tc>
        <w:tc>
          <w:tcPr>
            <w:tcW w:w="4755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错误</w:t>
            </w:r>
          </w:p>
        </w:tc>
      </w:tr>
      <w:tr>
        <w:trPr>
          <w:wBefore/>
          <w:trHeight/>
        </w:trPr>
        <w:tc>
          <w:tcPr>
            <w:tcW w:w="3765" w:type="dxa"/>
          </w:tcPr>
          <w:p>
            <w:pPr>
              <w:keepNext w:val="false"/>
              <w:keepLines w:val="false"/>
              <w:widowControl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7777"/>
                <w:spacing w:val="0"/>
                <w:sz w:val="18"/>
                <w:u w:val="none"/>
                <w:shd w:val="clear" w:color="auto" w:fill="F5F5F5"/>
              </w:rPr>
              <w:t>EMERGENCY</w:t>
            </w:r>
          </w:p>
        </w:tc>
        <w:tc>
          <w:tcPr>
            <w:tcW w:w="4755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紧急</w:t>
            </w:r>
          </w:p>
        </w:tc>
      </w:tr>
      <w:tr>
        <w:trPr>
          <w:wBefore/>
          <w:trHeight/>
        </w:trPr>
        <w:tc>
          <w:tcPr>
            <w:tcW w:w="3765" w:type="dxa"/>
          </w:tcPr>
          <w:p>
            <w:pPr>
              <w:keepNext w:val="false"/>
              <w:keepLines w:val="false"/>
              <w:widowControl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7777"/>
                <w:spacing w:val="0"/>
                <w:sz w:val="18"/>
                <w:u w:val="none"/>
                <w:shd w:val="clear" w:color="auto" w:fill="F5F5F5"/>
              </w:rPr>
              <w:t>IMPORTANCE</w:t>
            </w:r>
          </w:p>
        </w:tc>
        <w:tc>
          <w:tcPr>
            <w:tcW w:w="4755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重要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/>
          <w:lang w:val="en-US" w:eastAsia="zh-CN"/>
        </w:rPr>
        <w:t>RTK基准</w:t>
      </w:r>
      <w:r>
        <w:rPr>
          <w:rFonts w:hint="eastAsia"/>
        </w:rPr>
        <w:t>站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状态：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,                 </w:t>
        <w:tab/>
        <w:t xml:space="preserve">    //决策源 考虑：UOCS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宋体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ADMIN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bidi="ar"/>
        </w:rPr>
        <w:t>_WARNING</w:t>
      </w:r>
      <w:r>
        <w:rPr>
          <w:rFonts w:hint="eastAsia" w:ascii="Consolas" w:hAnsi="Consolas" w:eastAsia="宋体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_MSG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,//决策事件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comNum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123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无人机编号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errLevel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WARN</w:t>
      </w:r>
      <w:r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错误等级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errMsg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"无人机进场时导航模式未进入RTK，请关注风险"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错误信息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errCode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"UOCS_ARRIVAL_RTKALERT"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错误码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admin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_warning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_msg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_ack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_{comNum}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":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1 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// 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/>
        </w:rPr>
        <w:t>消息类型 默认1  1:消失 2：一直显示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/>
        </w:rPr>
        <w:t>参数1:参数2:...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/>
        </w:rPr>
        <w:t>;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参数值 用 ：分开</w:t>
      </w:r>
    </w:p>
    <w:p>
      <w:pPr>
        <w:pBdr/>
        <w:ind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Bdr/>
        <w:ind/>
        <w:rPr/>
      </w:pPr>
    </w:p>
    <w:p>
      <w:pPr>
        <w:pStyle w:val="00000c"/>
        <w:numPr/>
        <w:pBdr>
          <w:bottom/>
        </w:pBdr>
        <w:ind/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起降场可用性检测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只推送地面站</w:t>
      </w:r>
      <w:r>
        <w:rPr>
          <w:rFonts w:hint="eastAsia"/>
          <w:b/>
          <w:color w:val="000000" w:themeColor="text1"/>
          <w:highlight w:val="yellow"/>
          <w14:textFill>
            <w14:solidFill>
              <w14:schemeClr w14:val="tx1"/>
            </w14:solidFill>
          </w14:textFill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043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87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/>
          <w:lang w:val="en-US" w:eastAsia="zh-CN"/>
        </w:rPr>
        <w:t>RTK基准</w:t>
      </w:r>
      <w:r>
        <w:rPr>
          <w:rFonts w:hint="eastAsia"/>
        </w:rPr>
        <w:t>站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状态：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UAV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,                 </w:t>
        <w:tab/>
        <w:t xml:space="preserve">         //决策源 考虑：UAV、UOCS、APP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AIRPORT_ENABLE_CHECK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      //决策事件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akeoffLandPortId"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1233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              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起降场ID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enable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                             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0可用、 1不可用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"approach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Uavs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[1122,2233]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           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该进场无人机列表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        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基站故障/故障恢复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</w:t>
      </w:r>
      <w:r>
        <w:rPr>
          <w:rFonts w:hint="eastAsia"/>
          <w:lang w:val="en-US" w:eastAsia="zh-CN"/>
        </w:rPr>
        <w:t>40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88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Event说明：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309"/>
        <w:gridCol w:w="4296"/>
      </w:tblGrid>
      <w:tr>
        <w:trPr/>
        <w:tc>
          <w:tcPr>
            <w:tcW w:w="1917" w:type="dxa"/>
          </w:tcPr>
          <w:p>
            <w:pPr>
              <w:rPr/>
            </w:pPr>
            <w:r>
              <w:rPr>
                <w:rFonts w:hint="eastAsia"/>
              </w:rPr>
              <w:t>事件来源(</w:t>
            </w:r>
            <w:r>
              <w:rPr>
                <w:rFonts w:hint="eastAsia"/>
                <w:b/>
                <w:bCs/>
              </w:rPr>
              <w:t>event</w:t>
            </w:r>
            <w:r>
              <w:rPr>
                <w:rFonts w:hint="eastAsia"/>
              </w:rPr>
              <w:t>)</w:t>
            </w:r>
          </w:p>
        </w:tc>
        <w:tc>
          <w:tcPr>
            <w:tcW w:w="2309" w:type="dxa"/>
          </w:tcPr>
          <w:p>
            <w:pPr>
              <w:rPr/>
            </w:pPr>
            <w:r>
              <w:rPr>
                <w:rFonts w:hint="eastAsia"/>
              </w:rPr>
              <w:t>事件类型(</w:t>
            </w:r>
            <w:r>
              <w:rPr>
                <w:rFonts w:hint="eastAsia"/>
                <w:b/>
                <w:bCs/>
              </w:rPr>
              <w:t>eventType</w:t>
            </w:r>
            <w:r>
              <w:rPr>
                <w:rFonts w:hint="eastAsia"/>
              </w:rPr>
              <w:t>)</w:t>
            </w:r>
          </w:p>
        </w:tc>
        <w:tc>
          <w:tcPr>
            <w:tcW w:w="4296" w:type="dxa"/>
          </w:tcPr>
          <w:p>
            <w:pPr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/>
        <w:tc>
          <w:tcPr>
            <w:tcW w:w="1917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</w:pP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ADMIN</w:t>
            </w:r>
            <w:r>
              <w:rPr>
                <w:rFonts w:hint="eastAsia"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F5F5F5"/>
                <w:lang w:bidi="ar"/>
              </w:rPr>
              <w:t>_</w:t>
            </w: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SITE_FAULT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基站发生故障</w:t>
            </w:r>
          </w:p>
        </w:tc>
      </w:tr>
      <w:tr>
        <w:trPr/>
        <w:tc>
          <w:tcPr>
            <w:tcW w:w="1917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suppressLineNumbers w:val="false"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ADMIN_SITE_RECOVER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基站故障恢复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/>
      </w:pPr>
      <w:r>
        <w:rPr>
          <w:rFonts w:hint="eastAsia" w:ascii="Consolas" w:hAnsi="Consolas" w:cs="Consolas"/>
          <w:bCs/>
          <w:sz w:val="18"/>
          <w:szCs w:val="18"/>
          <w:shd w:val="clear" w:color="auto" w:fill="F5F5F5"/>
          <w:lang w:val="en-US" w:eastAsia="zh-CN"/>
        </w:rPr>
        <w:t>基站故障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,                 </w:t>
        <w:tab/>
        <w:t xml:space="preserve">    //决策源 考虑：UOCS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宋体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ADMIN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bidi="ar"/>
        </w:rPr>
        <w:t>_</w:t>
      </w:r>
      <w:r>
        <w:rPr>
          <w:rFonts w:hint="eastAsia" w:ascii="Consolas" w:hAnsi="Consolas" w:eastAsia="宋体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SITE_FAULT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,</w:t>
        <w:tab/>
        <w:t xml:space="preserve">    //基站故障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siteNo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123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    </w:t>
        <w:tab/>
        <w:t xml:space="preserve">             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//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基站通信编码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: 1,                             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//故障类型 1属于黄色故障 2 属于红色故障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toastMsg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: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“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xx基站xx故障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”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,          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//toast信息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admin_site_fault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{siteNo}_{qgcNumber}_{timestamp}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/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/>
      </w:pPr>
      <w:r>
        <w:rPr>
          <w:rFonts w:hint="eastAsia" w:ascii="Consolas" w:hAnsi="Consolas" w:cs="Consolas"/>
          <w:bCs/>
          <w:sz w:val="18"/>
          <w:szCs w:val="18"/>
          <w:shd w:val="clear" w:color="auto" w:fill="F5F5F5"/>
          <w:lang w:val="en-US" w:eastAsia="zh-CN"/>
        </w:rPr>
        <w:t>基站故障恢复</w:t>
      </w:r>
      <w:r>
        <w:rPr>
          <w:rFonts w:hint="eastAsia" w:ascii="Consolas" w:hAnsi="Consolas" w:cs="Consolas"/>
          <w:bCs/>
          <w:sz w:val="18"/>
          <w:szCs w:val="18"/>
          <w:shd w:val="clear" w:color="auto" w:fill="F5F5F5"/>
        </w:rPr>
        <w:t>：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,                 </w:t>
        <w:tab/>
        <w:t xml:space="preserve">    //决策源 考虑：UOCS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宋体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ADMIN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bidi="ar"/>
        </w:rPr>
        <w:t>_</w:t>
      </w:r>
      <w:r>
        <w:rPr>
          <w:rFonts w:hint="eastAsia" w:ascii="Consolas" w:hAnsi="Consolas" w:eastAsia="宋体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SITE_</w:t>
      </w:r>
      <w:r>
        <w:rPr>
          <w:rFonts w:hint="eastAsia" w:ascii="Consolas" w:hAnsi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 xml:space="preserve">RECOVER"    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 xml:space="preserve">  //基站故障恢复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siteNo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eastAsia="Consolas" w:cs="Consolas"/>
          <w:color w:val="007777"/>
          <w:kern w:val="0"/>
          <w:sz w:val="18"/>
          <w:szCs w:val="18"/>
          <w:shd w:val="clear" w:color="auto" w:fill="F5F5F5"/>
          <w:lang w:val="en-US" w:eastAsia="zh-CN" w:bidi="ar"/>
        </w:rPr>
        <w:t>123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ab/>
        <w:t xml:space="preserve">    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//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基站通信编码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requestKey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admin_site_fault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{siteNo}_{qgcNumber}_{timestamp}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/>
      </w:pPr>
      <w:r>
        <w:rPr>
          <w:rFonts w:hint="eastAsia" w:ascii="Consolas" w:hAnsi="Consolas" w:eastAsia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}</w:t>
      </w:r>
    </w:p>
    <w:p>
      <w:pPr>
        <w:rPr/>
      </w:pP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任务准备状态推送(飞行模块)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</w:t>
      </w:r>
      <w:r>
        <w:rPr>
          <w:rFonts w:hint="eastAsia"/>
          <w:lang w:val="en-US" w:eastAsia="zh-CN"/>
        </w:rPr>
        <w:t>41</w:t>
      </w:r>
      <w:r>
        <w:rPr>
          <w:rFonts w:hint="eastAsia"/>
        </w:rPr>
        <w:t>（十进制：10</w:t>
      </w:r>
      <w:r>
        <w:rPr>
          <w:rFonts w:hint="eastAsia"/>
          <w:lang w:val="en-US" w:eastAsia="zh-CN"/>
        </w:rPr>
        <w:t>89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：0|必要、1|提示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state：-1|未检测、0|通过、1|异常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UOCS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eventType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MISSION_READY_STATE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comNum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60,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// 无人机ID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 w:firstLineChars="200"/>
        <w:rPr>
          <w:rFonts w:hint="default" w:ascii="Consolas" w:hAnsi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routeId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ascii="Consolas" w:hAnsi="Consolas" w:cs="Consolas"/>
          <w:b/>
          <w:color w:val="CC0000"/>
          <w:sz w:val="18"/>
          <w:szCs w:val="18"/>
          <w:shd w:val="clear" w:color="auto" w:fill="F5F5F5"/>
        </w:rPr>
        <w:t xml:space="preserve"> 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 xml:space="preserve">4, // 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  <w:lang w:bidi="ar"/>
        </w:rPr>
        <w:t>航线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"items":{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uavDeviceInfo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:{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"details":[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uavSn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无人机SN与后台不匹配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upgradeEssential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飞机有必要升级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upgradeOptional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飞机有可选升级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uavVersion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 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无人机软硬件信息未同步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  <w:lang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uavLife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",//</w:t>
      </w:r>
      <w:r>
        <w:rPr>
          <w:rFonts w:hint="eastAsia" w:ascii="Consolas" w:hAnsi="Consolas" w:eastAsia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无人机过寿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ab/>
        <w:tab/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"state":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color w:val="007777"/>
          <w:sz w:val="18"/>
          <w:szCs w:val="18"/>
          <w:shd w:val="clear" w:color="auto" w:fill="F5F5F5"/>
          <w:lang w:val="en-US" w:eastAsia="zh-CN"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    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eastAsia="zh-CN"/>
        </w:rPr>
        <w:t>flag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  <w:t>: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 w:bidi="ar"/>
        </w:rPr>
        <w:t>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        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ab/>
        <w:t xml:space="preserve">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  <w:lang w:bidi="ar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Bdr/>
        <w:ind/>
        <w:rPr/>
      </w:pPr>
    </w:p>
    <w:p>
      <w:pPr>
        <w:numPr/>
        <w:ind w:left="0"/>
        <w:rPr/>
      </w:pPr>
    </w:p>
    <w:p>
      <w:pPr>
        <w:pStyle w:val="000011"/>
        <w:numPr>
          <w:ilvl w:val="2"/>
          <w:numId w:val="1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表记录变更推送 1090</w:t>
      </w:r>
    </w:p>
    <w:p>
      <w:pPr>
        <w:pStyle w:val="000024"/>
        <w:numPr/>
        <w:ind w:left="4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0442（十进制：1090）</w:t>
      </w:r>
    </w:p>
    <w:p>
      <w:pPr>
        <w:pStyle w:val="000024"/>
        <w:numPr/>
        <w:ind w:left="4" w:firstLine="0" w:firstLineChars="0"/>
        <w:rPr/>
      </w:pPr>
      <w:r>
        <w:rPr>
          <w:rFonts w:hint="eastAsia"/>
        </w:rPr>
        <w:t>Len:可变</w:t>
      </w:r>
    </w:p>
    <w:p>
      <w:pPr>
        <w:numPr/>
        <w:ind w:left="0"/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30"/>
        <w:gridCol w:w="2130"/>
        <w:gridCol w:w="2131"/>
        <w:gridCol w:w="2131"/>
      </w:tblGrid>
      <w:tr>
        <w:trPr>
          <w:wBefore/>
          <w:trHeight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wBefore/>
          <w:trHeight w:val="327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</w:tr>
    </w:tbl>
    <w:p>
      <w:pPr>
        <w:numPr/>
        <w:ind w:left="0"/>
        <w:rPr/>
      </w:pP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</w:rPr>
      </w:pPr>
    </w:p>
    <w:p>
      <w:pPr>
        <w:numPr/>
        <w:ind w:left="0"/>
        <w:rPr/>
      </w:pPr>
      <w:r>
        <w:rPr>
          <w:rFonts w:hint="eastAsia"/>
        </w:rPr>
        <w:t>Object</w:t>
      </w:r>
    </w:p>
    <w:p>
      <w:pPr>
        <w:numPr/>
        <w:ind w:left="0"/>
        <w:rPr/>
      </w:pPr>
      <w:r>
        <w:rPr>
          <w:rFonts w:hint="eastAsia"/>
        </w:rPr>
        <w:t>Event说明：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917"/>
        <w:gridCol w:w="2309"/>
        <w:gridCol w:w="4296"/>
      </w:tblGrid>
      <w:tr>
        <w:trPr>
          <w:wBefore/>
          <w:trHeight/>
        </w:trPr>
        <w:tc>
          <w:tcPr>
            <w:tcW w:w="1917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事件来源(</w:t>
            </w:r>
            <w:r>
              <w:rPr>
                <w:rFonts w:hint="eastAsia"/>
                <w:b/>
                <w:bCs/>
              </w:rPr>
              <w:t>event</w:t>
            </w:r>
            <w:r>
              <w:rPr>
                <w:rFonts w:hint="eastAsia"/>
              </w:rPr>
              <w:t>)</w:t>
            </w:r>
          </w:p>
        </w:tc>
        <w:tc>
          <w:tcPr>
            <w:tcW w:w="2309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事件类型(</w:t>
            </w:r>
            <w:r>
              <w:rPr>
                <w:rFonts w:hint="eastAsia"/>
                <w:b/>
                <w:bCs/>
              </w:rPr>
              <w:t>eventType</w:t>
            </w:r>
            <w:r>
              <w:rPr>
                <w:rFonts w:hint="eastAsia"/>
              </w:rPr>
              <w:t>)</w:t>
            </w:r>
          </w:p>
        </w:tc>
        <w:tc>
          <w:tcPr>
            <w:tcW w:w="429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917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RECORD_ADD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shd w:val="clear" w:color="auto" w:fill="auto"/>
                <w:lang w:val="en-US" w:eastAsia="zh-CN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记录新增</w:t>
            </w:r>
          </w:p>
        </w:tc>
      </w:tr>
      <w:tr>
        <w:trPr>
          <w:wBefore/>
          <w:trHeight/>
        </w:trPr>
        <w:tc>
          <w:tcPr>
            <w:tcW w:w="1917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RECORD_UPDATE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shd w:val="clear" w:color="auto" w:fill="auto"/>
                <w:lang w:val="en-US" w:eastAsia="zh-CN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记录更新</w:t>
            </w:r>
          </w:p>
        </w:tc>
      </w:tr>
      <w:tr>
        <w:trPr>
          <w:wBefore/>
          <w:trHeight/>
        </w:trPr>
        <w:tc>
          <w:tcPr>
            <w:tcW w:w="1917" w:type="dxa"/>
          </w:tcPr>
          <w:p>
            <w:pPr>
              <w:keepNext w:val="false"/>
              <w:keepLines w:val="false"/>
              <w:widowControl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RECORD_DEL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shd w:val="clear" w:color="auto" w:fill="auto"/>
                <w:lang w:val="en-US" w:eastAsia="zh-CN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记录删除</w:t>
            </w:r>
          </w:p>
        </w:tc>
      </w:tr>
    </w:tbl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Object</w:t>
      </w: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" name="文本框 4l86f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9jwq19"/>
                          </w:rPr>
                          <w:t>{</w:t>
                        </w:r>
                      </w:p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"event"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2ulkhq"/>
                          </w:rPr>
                          <w:t>"UOCS"</w:t>
                        </w:r>
                        <w:r>
                          <w:rPr>
                            <w:rStyle w:val="9jwq19"/>
                          </w:rPr>
                          <w:t>,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"eventType"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2ulkhq"/>
                          </w:rPr>
                          <w:t>"</w:t>
                        </w:r>
                        <w:r>
                          <w:rPr>
                            <w:rStyle w:val="5nv1mh"/>
                          </w:rPr>
                          <w:t>RECORD_ADD</w:t>
                        </w:r>
                        <w:r>
                          <w:rPr>
                            <w:rStyle w:val="2ulkhq"/>
                          </w:rPr>
                          <w:t>"</w:t>
                        </w:r>
                        <w:r>
                          <w:rPr>
                            <w:rStyle w:val="9jwq19"/>
                          </w:rPr>
                          <w:t>,</w:t>
                        </w:r>
                      </w:p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5nv1mh"/>
                          </w:rPr>
                          <w:t xml:space="preserve">    "requestKey": "ROUTE_INTERFERING_SHOW",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</w:t>
                        </w:r>
                        <w:r>
                          <w:rPr>
                            <w:rStyle w:val="5nv1mh"/>
                          </w:rPr>
                          <w:t>uniqueCode</w:t>
                        </w:r>
                        <w:r>
                          <w:rPr>
                            <w:rStyle w:val="171cmp"/>
                          </w:rPr>
                          <w:t>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""</w:t>
                        </w:r>
                      </w:p>
                      <w:p>
                        <w:pPr>
                          <w:pStyle w:val="2g4r54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2srb3a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 w:left="0"/>
        <w:rPr/>
      </w:pPr>
    </w:p>
    <w:p>
      <w:pPr>
        <w:numPr/>
        <w:ind w:left="0"/>
        <w:rPr>
          <w:rFonts w:hint="eastAsia"/>
          <w:highlight w:val="yellow"/>
          <w:lang w:val="en-US" w:eastAsia="zh-CN"/>
        </w:rPr>
      </w:pPr>
    </w:p>
    <w:p>
      <w:pPr>
        <w:numPr/>
        <w:ind w:left="0"/>
        <w:rPr>
          <w:rFonts w:hint="eastAsia"/>
          <w:highlight w:val="yellow"/>
          <w:lang w:val="en-US" w:eastAsia="zh-CN"/>
        </w:rPr>
      </w:pPr>
    </w:p>
    <w:p>
      <w:pPr>
        <w:numPr/>
        <w:ind w:left="0"/>
        <w:rPr/>
      </w:pPr>
    </w:p>
    <w:p>
      <w:pPr>
        <w:numPr/>
        <w:pBdr>
          <w:bottom/>
        </w:pBdr>
        <w:ind w:left="0"/>
        <w:rPr>
          <w:rFonts w:hint="eastAsia"/>
        </w:rPr>
      </w:pPr>
    </w:p>
    <w:p>
      <w:pPr>
        <w:numPr/>
        <w:ind w:left="0"/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highlight w:val="yellow"/>
          <w:lang w:val="en-US" w:eastAsia="zh-CN"/>
        </w:rPr>
        <w:t>干涉航线显示/隐藏-1091（TCP</w:t>
      </w:r>
      <w:r>
        <w:rPr/>
        <w:t>）</w:t>
      </w:r>
    </w:p>
    <w:p>
      <w:pPr>
        <w:pStyle w:val="000024"/>
        <w:numPr/>
        <w:ind w:left="4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0443（十进制：1091）</w:t>
      </w:r>
    </w:p>
    <w:p>
      <w:pPr>
        <w:pStyle w:val="000024"/>
        <w:numPr/>
        <w:ind w:left="4" w:firstLine="0" w:firstLineChars="0"/>
        <w:rPr/>
      </w:pPr>
      <w:r>
        <w:rPr>
          <w:rFonts w:hint="eastAsia"/>
        </w:rPr>
        <w:t>Len:可变</w:t>
      </w:r>
    </w:p>
    <w:p>
      <w:pPr>
        <w:numPr/>
        <w:ind w:left="0"/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30"/>
        <w:gridCol w:w="2130"/>
        <w:gridCol w:w="2131"/>
        <w:gridCol w:w="2131"/>
      </w:tblGrid>
      <w:tr>
        <w:trPr>
          <w:wBefore/>
          <w:trHeight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wBefore/>
          <w:trHeight w:val="327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Event说明：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917"/>
        <w:gridCol w:w="2309"/>
        <w:gridCol w:w="4296"/>
      </w:tblGrid>
      <w:tr>
        <w:trPr>
          <w:wBefore/>
          <w:trHeight/>
        </w:trPr>
        <w:tc>
          <w:tcPr>
            <w:tcW w:w="1917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事件来源(</w:t>
            </w:r>
            <w:r>
              <w:rPr>
                <w:rFonts w:hint="eastAsia"/>
                <w:b/>
                <w:bCs/>
              </w:rPr>
              <w:t>event</w:t>
            </w:r>
            <w:r>
              <w:rPr>
                <w:rFonts w:hint="eastAsia"/>
              </w:rPr>
              <w:t>)</w:t>
            </w:r>
          </w:p>
        </w:tc>
        <w:tc>
          <w:tcPr>
            <w:tcW w:w="2309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事件类型(</w:t>
            </w:r>
            <w:r>
              <w:rPr>
                <w:rFonts w:hint="eastAsia"/>
                <w:b/>
                <w:bCs/>
              </w:rPr>
              <w:t>eventType</w:t>
            </w:r>
            <w:r>
              <w:rPr>
                <w:rFonts w:hint="eastAsia"/>
              </w:rPr>
              <w:t>)</w:t>
            </w:r>
          </w:p>
        </w:tc>
        <w:tc>
          <w:tcPr>
            <w:tcW w:w="429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917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ROUTE_INTERFERING_SHOW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干涉航线显示</w:t>
            </w:r>
          </w:p>
        </w:tc>
      </w:tr>
      <w:tr>
        <w:trPr>
          <w:wBefore/>
          <w:trHeight/>
        </w:trPr>
        <w:tc>
          <w:tcPr>
            <w:tcW w:w="1917" w:type="dxa"/>
          </w:tcPr>
          <w:p>
            <w:pPr>
              <w:keepNext w:val="false"/>
              <w:keepLines w:val="false"/>
              <w:widowControl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ROUTE_INTERFERING_HIDE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干涉航线消失</w:t>
            </w:r>
          </w:p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</w:p>
        </w:tc>
      </w:tr>
    </w:tbl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Object</w:t>
      </w: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4" name="文本框 4l86f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9jwq19"/>
                          </w:rPr>
                          <w:t>{</w:t>
                        </w:r>
                      </w:p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"event"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2ulkhq"/>
                          </w:rPr>
                          <w:t>"UOCS"</w:t>
                        </w:r>
                        <w:r>
                          <w:rPr>
                            <w:rStyle w:val="9jwq19"/>
                          </w:rPr>
                          <w:t>,</w:t>
                        </w:r>
                      </w:p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"eventType"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2ulkhq"/>
                          </w:rPr>
                          <w:t>"</w:t>
                        </w:r>
                        <w:r>
                          <w:rPr>
                            <w:rStyle w:val="5nv1mh"/>
                          </w:rPr>
                          <w:t>ROUTE_INTERFERING_SHOW</w:t>
                        </w:r>
                        <w:r>
                          <w:rPr>
                            <w:rStyle w:val="2ulkhq"/>
                          </w:rPr>
                          <w:t>"</w:t>
                        </w:r>
                        <w:r>
                          <w:rPr>
                            <w:rStyle w:val="9jwq19"/>
                          </w:rPr>
                          <w:t>,</w:t>
                        </w:r>
                      </w:p>
                      <w:p>
                        <w:pPr>
                          <w:pStyle w:val="2g4r54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</w:t>
                        </w:r>
                        <w:r>
                          <w:rPr>
                            <w:rStyle w:val="5nv1mh"/>
                          </w:rPr>
                          <w:t>routeId</w:t>
                        </w:r>
                        <w:r>
                          <w:rPr>
                            <w:rStyle w:val="171cmp"/>
                          </w:rPr>
                          <w:t>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1odgx5"/>
                          </w:rPr>
                          <w:t>4</w:t>
                        </w:r>
                        <w:r>
                          <w:rPr>
                            <w:rStyle w:val="9jwq19"/>
                          </w:rPr>
                          <w:t>,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2srb3a"/>
                          </w:rPr>
                          <w:t>// 航线ID</w:t>
                        </w:r>
                        <w:r>
                          <w:rPr>
                            <w:rStyle w:val="9jwq19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 w:left="0"/>
        <w:rPr/>
      </w:pPr>
    </w:p>
    <w:p>
      <w:pPr>
        <w:numPr/>
        <w:ind w:left="0"/>
        <w:rPr>
          <w:rFonts w:hint="eastAsia"/>
          <w:highlight w:val="yellow"/>
          <w:lang w:val="en-US" w:eastAsia="zh-CN"/>
        </w:rPr>
      </w:pPr>
    </w:p>
    <w:p>
      <w:pPr>
        <w:numPr/>
        <w:ind w:left="0"/>
        <w:rPr>
          <w:rFonts w:hint="eastAsia"/>
          <w:highlight w:val="yellow"/>
          <w:lang w:val="en-US" w:eastAsia="zh-CN"/>
        </w:rPr>
      </w:pPr>
    </w:p>
    <w:p>
      <w:pPr>
        <w:numPr/>
        <w:ind w:left="0"/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highlight w:val="yellow"/>
          <w:lang w:val="en-US" w:eastAsia="zh-CN"/>
        </w:rPr>
        <w:t>通用消息推送+执行动作-1092（TCP</w:t>
      </w:r>
      <w:r>
        <w:rPr/>
        <w:t>）</w:t>
      </w:r>
    </w:p>
    <w:p>
      <w:pPr>
        <w:pStyle w:val="000024"/>
        <w:numPr/>
        <w:ind w:left="4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0444（十进制：1092）</w:t>
      </w:r>
    </w:p>
    <w:p>
      <w:pPr>
        <w:pStyle w:val="000024"/>
        <w:numPr/>
        <w:ind w:left="4" w:firstLine="0" w:firstLineChars="0"/>
        <w:rPr/>
      </w:pPr>
      <w:r>
        <w:rPr>
          <w:rFonts w:hint="eastAsia"/>
        </w:rPr>
        <w:t>Len:可变</w:t>
      </w:r>
    </w:p>
    <w:p>
      <w:pPr>
        <w:numPr/>
        <w:ind w:left="0"/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30"/>
        <w:gridCol w:w="2130"/>
        <w:gridCol w:w="2131"/>
        <w:gridCol w:w="2131"/>
      </w:tblGrid>
      <w:tr>
        <w:trPr>
          <w:wBefore/>
          <w:trHeight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wBefore/>
          <w:trHeight w:val="327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Event说明：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917"/>
        <w:gridCol w:w="2309"/>
        <w:gridCol w:w="4296"/>
      </w:tblGrid>
      <w:tr>
        <w:trPr>
          <w:wBefore/>
          <w:trHeight/>
        </w:trPr>
        <w:tc>
          <w:tcPr>
            <w:tcW w:w="1917" w:type="dxa"/>
          </w:tcPr>
          <w:p>
            <w:pPr>
              <w:numPr/>
              <w:ind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事件来源(</w:t>
            </w:r>
            <w:r>
              <w:rPr>
                <w:rFonts w:hint="eastAsia"/>
                <w:b/>
                <w:bCs/>
                <w:shd w:val="clear" w:color="auto" w:fill="auto"/>
              </w:rPr>
              <w:t>event</w:t>
            </w:r>
            <w:r>
              <w:rPr>
                <w:rFonts w:hint="eastAsia"/>
                <w:shd w:val="clear" w:color="auto" w:fill="auto"/>
              </w:rPr>
              <w:t>)</w:t>
            </w:r>
          </w:p>
        </w:tc>
        <w:tc>
          <w:tcPr>
            <w:tcW w:w="2309" w:type="dxa"/>
          </w:tcPr>
          <w:p>
            <w:pPr>
              <w:numPr/>
              <w:ind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事件类型(</w:t>
            </w:r>
            <w:r>
              <w:rPr>
                <w:rFonts w:hint="eastAsia"/>
                <w:b/>
                <w:bCs/>
                <w:shd w:val="clear" w:color="auto" w:fill="auto"/>
              </w:rPr>
              <w:t>eventType</w:t>
            </w:r>
            <w:r>
              <w:rPr>
                <w:rFonts w:hint="eastAsia"/>
                <w:shd w:val="clear" w:color="auto" w:fill="auto"/>
              </w:rPr>
              <w:t>)</w:t>
            </w:r>
          </w:p>
        </w:tc>
        <w:tc>
          <w:tcPr>
            <w:tcW w:w="4296" w:type="dxa"/>
          </w:tcPr>
          <w:p>
            <w:pPr>
              <w:numPr/>
              <w:ind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说明</w:t>
            </w:r>
          </w:p>
        </w:tc>
      </w:tr>
      <w:tr>
        <w:trPr>
          <w:wBefore/>
          <w:trHeight/>
        </w:trPr>
        <w:tc>
          <w:tcPr>
            <w:tcW w:w="1917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ADMIN_ROUTE_INTERFERING_WARN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干涉航线</w:t>
            </w:r>
          </w:p>
        </w:tc>
      </w:tr>
      <w:tr>
        <w:trPr>
          <w:wBefore/>
          <w:trHeight/>
        </w:trPr>
        <w:tc>
          <w:tcPr>
            <w:tcW w:w="1917" w:type="dxa"/>
          </w:tcPr>
          <w:p>
            <w:pPr>
              <w:keepNext w:val="false"/>
              <w:keepLines w:val="false"/>
              <w:widowControl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</w:pPr>
            <w:r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auto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shd w:val="clear" w:color="auto" w:fill="auto"/>
              </w:rPr>
            </w:pPr>
            <w:r>
              <w:rPr>
                <w:rFonts w:ascii="'JetBrains Mono'" w:hAnsi="'JetBrains Mono'" w:cs="'JetBrains Mono'"/>
                <w:i w:val="false"/>
                <w:strike w:val="false"/>
                <w:color w:val="080808"/>
                <w:sz w:val="20"/>
                <w:u w:val="none"/>
                <w:shd w:val="clear" w:color="auto" w:fill="auto"/>
              </w:rPr>
              <w:t>AVIONICS_VERSION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shd w:val="clear" w:color="auto" w:fill="auto"/>
                <w:lang w:val="en-US" w:eastAsia="zh-CN"/>
              </w:rPr>
            </w:pPr>
            <w:r>
              <w:rPr>
                <w:rFonts w:hint="default"/>
                <w:shd w:val="clear" w:color="auto" w:fill="auto"/>
                <w:lang w:val="en-US" w:eastAsia="zh-CN"/>
              </w:rPr>
              <w:t>设备版本</w:t>
            </w:r>
          </w:p>
        </w:tc>
      </w:tr>
    </w:tbl>
    <w:p>
      <w:pPr>
        <w:numPr/>
        <w:ind/>
        <w:rPr>
          <w:shd w:val="clear" w:color="auto" w:fill="auto"/>
        </w:rPr>
      </w:pPr>
      <w:r>
        <w:rPr>
          <w:rFonts w:hint="eastAsia"/>
          <w:shd w:val="clear" w:color="auto" w:fill="auto"/>
          <w:lang w:val="en-US" w:eastAsia="zh-CN"/>
        </w:rPr>
        <w:t>ErrCode</w:t>
      </w:r>
      <w:r>
        <w:rPr>
          <w:rFonts w:hint="eastAsia"/>
          <w:shd w:val="clear" w:color="auto" w:fill="auto"/>
        </w:rPr>
        <w:t>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3765"/>
        <w:gridCol w:w="4755"/>
      </w:tblGrid>
      <w:tr>
        <w:trPr>
          <w:wBefore/>
          <w:trHeight/>
        </w:trPr>
        <w:tc>
          <w:tcPr>
            <w:tcW w:w="3765" w:type="dxa"/>
            <w:vAlign w:val="top"/>
          </w:tcPr>
          <w:p>
            <w:pPr>
              <w:numPr/>
              <w:ind/>
              <w:rPr>
                <w:rFonts w:hint="default"/>
                <w:shd w:val="clear" w:color="auto" w:fill="auto"/>
                <w:lang w:val="en-US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errCode</w:t>
            </w:r>
          </w:p>
        </w:tc>
        <w:tc>
          <w:tcPr>
            <w:tcW w:w="4755" w:type="dxa"/>
            <w:vAlign w:val="top"/>
          </w:tcPr>
          <w:p>
            <w:pPr>
              <w:numPr/>
              <w:ind/>
              <w:rPr>
                <w:shd w:val="clear" w:color="auto" w:fill="auto"/>
              </w:rPr>
            </w:pPr>
            <w:r>
              <w:rPr>
                <w:rFonts w:hint="eastAsia"/>
                <w:shd w:val="clear" w:color="auto" w:fill="auto"/>
              </w:rPr>
              <w:t>说明</w:t>
            </w:r>
          </w:p>
        </w:tc>
      </w:tr>
      <w:tr>
        <w:trPr>
          <w:wBefore/>
          <w:trHeight/>
        </w:trPr>
        <w:tc>
          <w:tcPr>
            <w:tcW w:w="3765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ascii="Consolas" w:hAnsi="Consolas" w:eastAsia="Consolas" w:cs="Consolas"/>
                <w:color w:val="007777"/>
                <w:kern w:val="0"/>
                <w:sz w:val="18"/>
                <w:szCs w:val="18"/>
                <w:shd w:val="clear" w:color="auto" w:fill="auto"/>
                <w:lang w:bidi="ar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UOCS_ROUTE_CAPSULE_INTERFERING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default" w:eastAsiaTheme="minorEastAsia"/>
                <w:shd w:val="clear" w:color="auto" w:fill="auto"/>
                <w:lang w:val="en-US" w:eastAsia="zh-CN"/>
              </w:rPr>
            </w:pPr>
            <w:r>
              <w:rPr>
                <w:rFonts w:ascii="Consolas" w:hAnsi="Consolas" w:cs="Consolas"/>
                <w:i w:val="false"/>
                <w:strike w:val="false"/>
                <w:color w:val="17C6A3"/>
                <w:sz w:val="22"/>
                <w:u w:val="none"/>
                <w:shd w:val="clear" w:color="auto" w:fill="auto"/>
              </w:rPr>
              <w:t>%s和%s同时出现在互相干涉的航段,请密切关注无人机动态，避免发生碰撞!</w:t>
            </w:r>
          </w:p>
        </w:tc>
      </w:tr>
      <w:tr>
        <w:trPr>
          <w:wBefore/>
          <w:trHeight/>
        </w:trPr>
        <w:tc>
          <w:tcPr>
            <w:tcW w:w="3765" w:type="dxa"/>
            <w:vAlign w:val="top"/>
          </w:tcPr>
          <w:p>
            <w:pPr>
              <w:pBdr>
                <w:bottom/>
              </w:pBdr>
              <w:snapToGrid/>
              <w:spacing w:line="240"/>
              <w:ind/>
              <w:rPr>
                <w:shd w:val="clear" w:color="auto" w:fill="auto"/>
              </w:rPr>
            </w:pPr>
            <w:r>
              <w:rPr>
                <w:rFonts w:ascii="'JetBrains Mono'" w:hAnsi="'JetBrains Mono'" w:cs="'JetBrains Mono'"/>
                <w:i w:val="false"/>
                <w:strike w:val="false"/>
                <w:color w:val="080808"/>
                <w:sz w:val="20"/>
                <w:u w:val="none"/>
                <w:shd w:val="clear" w:color="auto" w:fill="auto"/>
              </w:rPr>
              <w:t>AVIONICS_VERSION_COMPONENTS_UPGRADE</w:t>
            </w:r>
          </w:p>
        </w:tc>
        <w:tc>
          <w:tcPr>
            <w:tcW w:w="4755" w:type="dxa"/>
            <w:vAlign w:val="top"/>
          </w:tcPr>
          <w:p>
            <w:pPr>
              <w:pStyle w:val="00001d"/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leftChars="0" w:right="0" w:rightChars="0"/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无人机组件版本升级</w:t>
            </w:r>
          </w:p>
        </w:tc>
      </w:tr>
    </w:tbl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Object</w:t>
      </w: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6" name="文本框 4l86f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{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 xml:space="preserve">"event": "UOCS",                 </w:t>
                          <w:tab/>
                          <w:t xml:space="preserve">    //决策源 考虑：UOCS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"eventType": "ADMIN_ROUTE_INTERFERING_WARN",//决策事件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"comNum": 123, // 无人机编号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"errLevel": "WARN", // 错误等级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"errMsg": "%s和%s同时出现在互相干涉的航段,请密切关注无人机动态，避免发生碰撞!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", // 错误信息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"errCode": "UOCS_ROUTE_CAPSULE_INTERFERING", //错误码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"requestKey": "</w:t>
                        </w:r>
                        <w:r>
                          <w:rPr>
                            <w:rStyle w:val="2ulkhq"/>
                          </w:rPr>
                          <w:t>xxx</w:t>
                        </w:r>
                        <w:r>
                          <w:rPr>
                            <w:rStyle w:val="5nv1mh"/>
                          </w:rPr>
                          <w:t>",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"type":1  // 消息类型 默认1  1:消失 2：一直显示</w:t>
                        </w:r>
                        <w:r>
                          <w:rPr>
                            <w:rStyle w:val="2srb3a"/>
                          </w:rPr>
                          <w:t>, 3:不显示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"params": "参数1:参数2:..."</w:t>
                        </w:r>
                        <w:r>
                          <w:rPr>
                            <w:rStyle w:val="2ulkhq"/>
                          </w:rPr>
                          <w:t>,</w:t>
                        </w:r>
                        <w:r>
                          <w:rPr>
                            <w:rStyle w:val="5nv1mh"/>
                          </w:rPr>
                          <w:t>// 参数值 用 ：分开</w:t>
                        </w:r>
                        <w:r>
                          <w:rPr>
                            <w:rStyle w:val="2srb3a"/>
                          </w:rPr>
                          <w:t>,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wo35zc"/>
                          </w:rPr>
                          <w:t>"</w:t>
                        </w:r>
                        <w:r>
                          <w:rPr>
                            <w:rStyle w:val="5nv1mh"/>
                          </w:rPr>
                          <w:t>extends</w:t>
                        </w:r>
                        <w:r>
                          <w:rPr>
                            <w:rStyle w:val="wo35zc"/>
                          </w:rPr>
                          <w:t>"</w:t>
                        </w:r>
                        <w:r>
                          <w:rPr>
                            <w:rStyle w:val="2ulkhq"/>
                          </w:rPr>
                          <w:t>:</w:t>
                        </w:r>
                        <w:r>
                          <w:rPr>
                            <w:rStyle w:val="z26aqr"/>
                          </w:rPr>
                          <w:t>"</w:t>
                        </w:r>
                        <w:r>
                          <w:rPr>
                            <w:rStyle w:val="2ulkhq"/>
                          </w:rPr>
                          <w:t>自定义扩展字段</w:t>
                        </w:r>
                        <w:r>
                          <w:rPr>
                            <w:rStyle w:val="wo35zc"/>
                          </w:rPr>
                          <w:t>"</w:t>
                        </w:r>
                      </w:p>
                      <w:p>
                        <w:pPr>
                          <w:pStyle w:val="hbbq2u"/>
                          <w:rPr/>
                        </w:pPr>
                        <w:r>
                          <w:rPr>
                            <w:rStyle w:val="5nv1mh"/>
                          </w:rPr>
                          <w:t>}</w:t>
                        </w:r>
                      </w:p>
                      <w:p>
                        <w:pPr>
                          <w:pStyle w:val="2g4r54"/>
                          <w:numPr/>
                          <w:ind/>
                          <w:rPr>
                            <w:rStyle w:val="wo35zc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 w:left="0"/>
        <w:rPr/>
      </w:pPr>
    </w:p>
    <w:p>
      <w:pPr>
        <w:numPr/>
        <w:ind w:left="0"/>
        <w:rPr>
          <w:rFonts w:hint="eastAsia"/>
          <w:highlight w:val="yellow"/>
          <w:lang w:val="en-US" w:eastAsia="zh-CN"/>
        </w:rPr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highlight w:val="yellow"/>
          <w:lang w:val="en-US" w:eastAsia="zh-CN"/>
        </w:rPr>
        <w:t>GPS干扰区域发现或恢复-1093（TCP</w:t>
      </w:r>
      <w:r>
        <w:rPr/>
        <w:t>）</w:t>
      </w:r>
    </w:p>
    <w:p>
      <w:pPr>
        <w:pStyle w:val="000024"/>
        <w:numPr/>
        <w:ind w:left="4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0445（十进制：1093）</w:t>
      </w:r>
    </w:p>
    <w:p>
      <w:pPr>
        <w:pStyle w:val="000024"/>
        <w:numPr/>
        <w:ind w:left="4" w:firstLine="0" w:firstLineChars="0"/>
        <w:rPr/>
      </w:pPr>
      <w:r>
        <w:rPr>
          <w:rFonts w:hint="eastAsia"/>
        </w:rPr>
        <w:t>Len:可变</w:t>
      </w:r>
    </w:p>
    <w:p>
      <w:pPr>
        <w:numPr/>
        <w:ind w:left="0"/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30"/>
        <w:gridCol w:w="2130"/>
        <w:gridCol w:w="2131"/>
        <w:gridCol w:w="2131"/>
      </w:tblGrid>
      <w:tr>
        <w:trPr>
          <w:wBefore/>
          <w:trHeight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wBefore/>
          <w:trHeight w:val="327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wBefore/>
          <w:trHeight w:val="210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wBefore/>
          <w:trHeight w:val="154" w:hRule="atLeast"/>
        </w:trPr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0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  <w:tc>
          <w:tcPr>
            <w:tcW w:w="2131" w:type="dxa"/>
          </w:tcPr>
          <w:p>
            <w:pPr>
              <w:numPr/>
              <w:ind/>
              <w:rPr/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Event说明：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917"/>
        <w:gridCol w:w="2309"/>
        <w:gridCol w:w="4296"/>
      </w:tblGrid>
      <w:tr>
        <w:trPr>
          <w:wBefore/>
          <w:trHeight/>
        </w:trPr>
        <w:tc>
          <w:tcPr>
            <w:tcW w:w="1917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事件来源(</w:t>
            </w:r>
            <w:r>
              <w:rPr>
                <w:rFonts w:hint="eastAsia"/>
                <w:b/>
                <w:bCs/>
              </w:rPr>
              <w:t>event</w:t>
            </w:r>
            <w:r>
              <w:rPr>
                <w:rFonts w:hint="eastAsia"/>
              </w:rPr>
              <w:t>)</w:t>
            </w:r>
          </w:p>
        </w:tc>
        <w:tc>
          <w:tcPr>
            <w:tcW w:w="2309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事件类型(</w:t>
            </w:r>
            <w:r>
              <w:rPr>
                <w:rFonts w:hint="eastAsia"/>
                <w:b/>
                <w:bCs/>
              </w:rPr>
              <w:t>eventType</w:t>
            </w:r>
            <w:r>
              <w:rPr>
                <w:rFonts w:hint="eastAsia"/>
              </w:rPr>
              <w:t>)</w:t>
            </w:r>
          </w:p>
        </w:tc>
        <w:tc>
          <w:tcPr>
            <w:tcW w:w="429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wBefore/>
          <w:trHeight/>
        </w:trPr>
        <w:tc>
          <w:tcPr>
            <w:tcW w:w="1917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Fonts w:hint="eastAsia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  <w:t>UOCS</w:t>
            </w:r>
          </w:p>
        </w:tc>
        <w:tc>
          <w:tcPr>
            <w:tcW w:w="2309" w:type="dxa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rPr>
                <w:rFonts w:hint="default" w:ascii="Consolas" w:hAnsi="Consolas" w:eastAsia="宋体" w:cs="Consolas"/>
                <w:color w:val="007777"/>
                <w:kern w:val="0"/>
                <w:sz w:val="18"/>
                <w:szCs w:val="18"/>
                <w:shd w:val="clear" w:color="auto" w:fill="F5F5F5"/>
                <w:lang w:val="en-US" w:eastAsia="zh-CN" w:bidi="ar"/>
              </w:rPr>
            </w:pPr>
            <w:r>
              <w:rPr>
                <w:rStyle w:val="2ulkhq"/>
              </w:rPr>
              <w:t>GPS_RISK_STATE</w:t>
            </w:r>
          </w:p>
        </w:tc>
        <w:tc>
          <w:tcPr>
            <w:tcW w:w="4296" w:type="dxa"/>
          </w:tcPr>
          <w:p>
            <w:pPr>
              <w:pStyle w:val="00001d"/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false" w:after="0" w:afterAutospacing="false"/>
              <w:ind w:left="0" w:righ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GPS干扰区域显示或消失</w:t>
            </w:r>
          </w:p>
        </w:tc>
      </w:tr>
    </w:tbl>
    <w:p>
      <w:pPr>
        <w:numPr/>
        <w:pBdr/>
        <w:ind w:left="0"/>
        <w:rPr>
          <w:rFonts w:hint="eastAsia"/>
        </w:rPr>
      </w:pP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Object</w:t>
      </w: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8" name="文本框 4l86f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9jwq19"/>
                          </w:rPr>
                          <w:t>{</w:t>
                        </w:r>
                      </w:p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"event"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2ulkhq"/>
                          </w:rPr>
                          <w:t>"UOCS"</w:t>
                        </w:r>
                        <w:r>
                          <w:rPr>
                            <w:rStyle w:val="9jwq19"/>
                          </w:rPr>
                          <w:t>,</w:t>
                        </w:r>
                      </w:p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"eventType"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2ulkhq"/>
                          </w:rPr>
                          <w:t>"GPS_RISK_STATE"</w:t>
                        </w:r>
                        <w:r>
                          <w:rPr>
                            <w:rStyle w:val="9jwq19"/>
                          </w:rPr>
                          <w:t>,</w:t>
                        </w:r>
                      </w:p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"riskId"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1odgx5"/>
                          </w:rPr>
                          <w:t>4</w:t>
                        </w:r>
                        <w:r>
                          <w:rPr>
                            <w:rStyle w:val="9jwq19"/>
                          </w:rPr>
                          <w:t>,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2srb3a"/>
                          </w:rPr>
                          <w:t>// 干扰ID</w:t>
                        </w:r>
                      </w:p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"showState"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wo35zc"/>
                          </w:rPr>
                          <w:t xml:space="preserve"> </w:t>
                        </w:r>
                        <w:r>
                          <w:rPr>
                            <w:rStyle w:val="1odgx5"/>
                          </w:rPr>
                          <w:t>1</w:t>
                        </w:r>
                        <w:r>
                          <w:rPr>
                            <w:rStyle w:val="wo35zc"/>
                          </w:rPr>
                          <w:t xml:space="preserve">  </w:t>
                        </w:r>
                        <w:r>
                          <w:rPr>
                            <w:rStyle w:val="2srb3a"/>
                          </w:rPr>
                          <w:t>// 1显示、2隐藏</w:t>
                        </w:r>
                      </w:p>
                      <w:p>
                        <w:pPr>
                          <w:pStyle w:val="hbbq2u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wo35zc"/>
                          </w:rPr>
                          <w:t xml:space="preserve">    </w:t>
                        </w:r>
                        <w:r>
                          <w:rPr>
                            <w:rStyle w:val="171cmp"/>
                          </w:rPr>
                          <w:t>"airRouteIds"</w:t>
                        </w:r>
                        <w:r>
                          <w:rPr>
                            <w:rStyle w:val="z26aqr"/>
                          </w:rPr>
                          <w:t>:</w:t>
                        </w:r>
                        <w:r>
                          <w:rPr>
                            <w:rStyle w:val="9jwq19"/>
                          </w:rPr>
                          <w:t>[]</w:t>
                        </w:r>
                      </w:p>
                      <w:p>
                        <w:pPr>
                          <w:pStyle w:val="2g4r54"/>
                          <w:numPr/>
                          <w:ind/>
                          <w:rPr>
                            <w:rStyle w:val="wo35zc"/>
                          </w:rPr>
                        </w:pPr>
                        <w:r>
                          <w:rPr>
                            <w:rStyle w:val="9jwq19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 w:left="0"/>
        <w:rPr/>
      </w:pP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</w:p>
    <w:p>
      <w:pPr>
        <w:pStyle w:val="00000f"/>
        <w:numPr>
          <w:ilvl w:val="1"/>
          <w:numId w:val="1"/>
        </w:num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uocs(asm) -&gt; uav(参见SCP)</w:t>
      </w:r>
    </w:p>
    <w:p>
      <w:pPr>
        <w:rPr/>
      </w:pPr>
      <w:bookmarkStart w:id="7" w:name="_Toc2610523"/>
      <w:r>
        <w:rPr/>
        <w:br w:type="page"/>
      </w:r>
    </w:p>
    <w:p>
      <w:pPr>
        <w:pStyle w:val="00000f"/>
        <w:numPr>
          <w:ilvl w:val="1"/>
          <w:numId w:val="1"/>
        </w:num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uocs(dis) -&gt;uocs(asm)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后台向asm模块发送航线总数配置ACK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0861 (107)（十进制：2145）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"error_code": 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"type": 1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后台向asm模块发送航线点条目ACK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msg id：</w:t>
      </w:r>
      <w:r>
        <w:rPr/>
        <w:t>0x</w:t>
      </w:r>
      <w:r>
        <w:rPr>
          <w:rFonts w:hint="eastAsia"/>
        </w:rPr>
        <w:t>0862   (108)（十进制：2146）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"error_code": 0,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"item_seq": 0,</w:t>
      </w:r>
    </w:p>
    <w:p>
      <w:pP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ab/>
        <w:t>"status": 0</w:t>
      </w:r>
    </w:p>
    <w:p>
      <w:pPr>
        <w:rPr/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</w:rPr>
        <w:t>无人机断联通知指令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/>
        <w:t>0x</w:t>
      </w:r>
      <w:r>
        <w:rPr>
          <w:rFonts w:hint="eastAsia"/>
        </w:rPr>
        <w:t>0863 （十进制：2147）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4531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/>
        <w:t>0x0863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"notice"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"UAV_FIRE_</w:t>
      </w:r>
      <w:r>
        <w:rPr>
          <w:rFonts w:ascii="Consolas" w:hAnsi="Consolas" w:cs="Consolas"/>
          <w:color w:val="007777"/>
          <w:sz w:val="18"/>
          <w:szCs w:val="18"/>
          <w:shd w:val="clear" w:color="auto" w:fill="F5F5F5"/>
        </w:rPr>
        <w:t>OFF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LIN"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"timestamp"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1604975026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8063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>
          <w:rFonts w:ascii="Courier New" w:hAnsi="Courier New" w:eastAsia="宋体"/>
          <w:color w:val="2A00FF"/>
          <w:sz w:val="20"/>
          <w:highlight w:val="white"/>
        </w:rPr>
      </w:pP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</w:rPr>
        <w:t>UAV_FIRE_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</w:rPr>
        <w:t>OFF</w:t>
      </w:r>
      <w:r>
        <w:rPr>
          <w:rFonts w:ascii="Consolas" w:hAnsi="Consolas" w:eastAsia="Consolas" w:cs="Consolas"/>
          <w:color w:val="007777"/>
          <w:sz w:val="18"/>
          <w:szCs w:val="18"/>
          <w:shd w:val="clear" w:color="auto" w:fill="F5F5F5"/>
        </w:rPr>
        <w:t>LIN</w:t>
      </w:r>
      <w:r>
        <w:rPr>
          <w:rFonts w:hint="eastAsia" w:ascii="Consolas" w:hAnsi="Consolas" w:eastAsia="宋体" w:cs="Consolas"/>
          <w:color w:val="007777"/>
          <w:sz w:val="18"/>
          <w:szCs w:val="18"/>
          <w:shd w:val="clear" w:color="auto" w:fill="F5F5F5"/>
        </w:rPr>
        <w:t xml:space="preserve">   通信中断</w:t>
      </w:r>
    </w:p>
    <w:p>
      <w:pPr>
        <w:rPr>
          <w:rFonts w:ascii="Courier New" w:hAnsi="Courier New"/>
          <w:color w:val="2A00FF"/>
          <w:sz w:val="20"/>
          <w:highlight w:val="white"/>
        </w:rPr>
      </w:pPr>
      <w:r>
        <w:rPr>
          <w:rFonts w:hint="eastAsia" w:ascii="Courier New" w:hAnsi="Courier New"/>
          <w:color w:val="2A00FF"/>
          <w:sz w:val="20"/>
          <w:highlight w:val="white"/>
        </w:rPr>
        <w:t>UAV_DIS_CONNECTION  已失联</w:t>
      </w:r>
    </w:p>
    <w:p>
      <w:pPr>
        <w:rPr>
          <w:rFonts w:hint="eastAsia" w:ascii="Courier New" w:hAnsi="Courier New"/>
          <w:color w:val="2A00FF"/>
          <w:sz w:val="20"/>
          <w:highlight w:val="white"/>
        </w:rPr>
      </w:pPr>
      <w:r>
        <w:rPr>
          <w:rFonts w:hint="eastAsia" w:ascii="Courier New" w:hAnsi="Courier New"/>
          <w:color w:val="2A00FF"/>
          <w:sz w:val="20"/>
          <w:highlight w:val="white"/>
        </w:rPr>
        <w:t>UAV_POWER_OFF   已关机</w:t>
      </w:r>
    </w:p>
    <w:p>
      <w:pP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>END_FLIGHT_AT_DISARM</w:t>
      </w:r>
      <w:r>
        <w:rPr>
          <w:rFonts w:hint="eastAsia" w:ascii="Courier New" w:hAnsi="Courier New"/>
          <w:color w:val="2A00FF"/>
          <w:sz w:val="20"/>
          <w:highlight w:val="white"/>
        </w:rPr>
        <w:t xml:space="preserve">  </w:t>
      </w: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 xml:space="preserve">     </w:t>
      </w:r>
    </w:p>
    <w:p>
      <w:pPr>
        <w:rPr>
          <w:rFonts w:hint="default" w:ascii="Courier New" w:hAnsi="Courier New"/>
          <w:color w:val="2A00FF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2A00FF"/>
          <w:sz w:val="20"/>
          <w:highlight w:val="white"/>
          <w:lang w:val="en-US" w:eastAsia="zh-CN"/>
        </w:rPr>
        <w:t xml:space="preserve">END_FLIGHT_AT_NOT_DISARM    </w:t>
      </w:r>
    </w:p>
    <w:p>
      <w:pPr>
        <w:rPr>
          <w:rFonts w:hint="eastAsia" w:ascii="Courier New" w:hAnsi="Courier New"/>
          <w:color w:val="2A00FF"/>
          <w:sz w:val="20"/>
          <w:highlight w:val="white"/>
        </w:rPr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eastAsia="zh-CN"/>
        </w:rPr>
        <w:t>航电版本信息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/>
        <w:t>0x</w:t>
      </w:r>
      <w:r>
        <w:rPr>
          <w:rFonts w:hint="eastAsia"/>
        </w:rPr>
        <w:t>086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（十进制：214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0x086</w:t>
      </w:r>
      <w:r>
        <w:rPr>
          <w:rFonts w:hint="eastAsia" w:ascii="Consolas" w:hAnsi="Consolas" w:eastAsia="Consolas" w:cs="Consolas"/>
          <w:color w:val="AA00AA"/>
          <w:sz w:val="18"/>
          <w:szCs w:val="18"/>
          <w:shd w:val="clear" w:color="auto" w:fill="F5F5F5"/>
          <w:lang w:val="en-US" w:eastAsia="zh-CN"/>
        </w:rPr>
        <w:t>4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uavId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>3105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hardwareMd5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1604975026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softMd5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1604975026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keys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ab/>
        <w:t xml:space="preserve"> 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    "key":51,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</w:t>
        <w:tab/>
        <w:t xml:space="preserve">   "sn":"snxxxxx",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    "isEnabled":"0",   是否使能  0 未使能，1使能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    "hardwareVersion":"0",  硬件版本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    "appSoftware":"0"   软件版本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 xml:space="preserve">           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]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3105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无人机询问航前检查结果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/>
        <w:t>0x</w:t>
      </w:r>
      <w:r>
        <w:rPr>
          <w:rFonts w:hint="eastAsia"/>
        </w:rPr>
        <w:t>086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（十进制：214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/>
        <w:t>0x</w:t>
      </w:r>
      <w:r>
        <w:rPr>
          <w:rFonts w:hint="eastAsia"/>
        </w:rPr>
        <w:t>086</w:t>
      </w:r>
      <w:r>
        <w:rPr>
          <w:rFonts w:hint="eastAsia"/>
          <w:lang w:val="en-US" w:eastAsia="zh-CN"/>
        </w:rPr>
        <w:t>5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"notice"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eastAsia" w:ascii="Courier New" w:hAnsi="Courier New"/>
          <w:color w:val="2A00FF"/>
          <w:sz w:val="20"/>
          <w:highlight w:val="white"/>
        </w:rPr>
        <w:t>UAV_QUERY_PREFLIGHT_RESULT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//查询航前检结果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cs="Consolas"/>
          <w:color w:val="AA00AA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"timestamp"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>1604975026</w:t>
      </w:r>
      <w:r>
        <w:rPr>
          <w:rFonts w:ascii="Consolas" w:hAnsi="Consolas" w:cs="Consolas"/>
          <w:color w:val="AA00AA"/>
          <w:sz w:val="18"/>
          <w:szCs w:val="18"/>
          <w:shd w:val="clear" w:color="auto" w:fill="F5F5F5"/>
        </w:rPr>
        <w:t>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error_code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: 0 // 无人机根据航前检自身的结出结果， 0：代表成功，非0成功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1" w:firstLineChars="200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 xml:space="preserve">                可以暂时不考虑该值，忽略。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 xml:space="preserve"> 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3105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SKYLINK1.0航电无人机航点请求</w:t>
      </w:r>
    </w:p>
    <w:p>
      <w:pPr>
        <w:pStyle w:val="000024"/>
        <w:ind w:left="4" w:leftChars="2" w:firstLine="0" w:firstLineChars="0"/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color w:val="FF0000"/>
        </w:rPr>
        <w:t>msg id：</w:t>
      </w:r>
      <w:r>
        <w:rPr/>
        <w:t>0x</w:t>
      </w:r>
      <w:r>
        <w:rPr>
          <w:rFonts w:hint="eastAsia"/>
        </w:rPr>
        <w:t>086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（十进制：21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40#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/>
        <w:t>0x</w:t>
      </w:r>
      <w:r>
        <w:rPr>
          <w:rFonts w:hint="eastAsia"/>
        </w:rPr>
        <w:t>086</w:t>
      </w:r>
      <w:r>
        <w:rPr>
          <w:rFonts w:hint="eastAsia"/>
          <w:lang w:val="en-US" w:eastAsia="zh-CN"/>
        </w:rPr>
        <w:t>6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 xml:space="preserve">   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"uavid":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eastAsia="宋体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seq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SKYLINK1.0航电无人机发送航线结果</w:t>
      </w:r>
    </w:p>
    <w:p>
      <w:pPr>
        <w:pStyle w:val="000024"/>
        <w:ind w:left="4" w:leftChars="2" w:firstLine="0" w:firstLine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</w:rPr>
        <w:t>msg id：</w:t>
      </w:r>
      <w:r>
        <w:rPr/>
        <w:t>0x</w:t>
      </w:r>
      <w:r>
        <w:rPr>
          <w:rFonts w:hint="eastAsia"/>
        </w:rPr>
        <w:t>086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（十进制：21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47#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/>
        <w:t>0x</w:t>
      </w:r>
      <w:r>
        <w:rPr>
          <w:rFonts w:hint="eastAsia"/>
        </w:rPr>
        <w:t>086</w:t>
      </w:r>
      <w:r>
        <w:rPr>
          <w:rFonts w:hint="eastAsia"/>
          <w:lang w:val="en-US" w:eastAsia="zh-CN"/>
        </w:rPr>
        <w:t>7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uavid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 xml:space="preserve"> </w:t>
      </w:r>
      <w:r>
        <w:rPr>
          <w:rFonts w:hint="eastAsia" w:ascii="Consolas" w:hAnsi="Consolas" w:cs="Consolas"/>
          <w:color w:val="007777"/>
          <w:sz w:val="18"/>
          <w:szCs w:val="18"/>
          <w:shd w:val="clear" w:color="auto" w:fill="F5F5F5"/>
          <w:lang w:val="en-US" w:eastAsia="zh-CN"/>
        </w:rPr>
        <w:t xml:space="preserve"> //查询航前检结果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type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: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0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SKYLINK1.0航电无人机RTK请求</w:t>
      </w:r>
    </w:p>
    <w:p>
      <w:pPr>
        <w:pStyle w:val="000024"/>
        <w:ind w:left="4" w:leftChars="2" w:firstLine="0" w:firstLine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</w:rPr>
        <w:t>msg id：</w:t>
      </w:r>
      <w:r>
        <w:rPr/>
        <w:t>0x</w:t>
      </w:r>
      <w:r>
        <w:rPr>
          <w:rFonts w:hint="eastAsia"/>
        </w:rPr>
        <w:t>086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（十进制：21</w:t>
      </w:r>
      <w:r>
        <w:rPr>
          <w:rFonts w:hint="eastAsia"/>
          <w:lang w:val="en-US" w:eastAsia="zh-CN"/>
        </w:rPr>
        <w:t>52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83#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/>
        <w:t>0x</w:t>
      </w:r>
      <w:r>
        <w:rPr>
          <w:rFonts w:hint="eastAsia"/>
        </w:rPr>
        <w:t>086</w:t>
      </w:r>
      <w:r>
        <w:rPr>
          <w:rFonts w:hint="eastAsia"/>
          <w:lang w:val="en-US" w:eastAsia="zh-CN"/>
        </w:rPr>
        <w:t>8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"uavid":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seq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Amos空中航点、兴趣点请求应答（118）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</w:rPr>
        <w:t>msg id：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0x869</w:t>
      </w:r>
      <w:r>
        <w:rPr>
          <w:rFonts w:hint="eastAsia"/>
        </w:rPr>
        <w:t>（十进制：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2153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eastAsia="Consolas"/>
          <w:color w:val="6897BB"/>
          <w:sz w:val="22"/>
          <w:szCs w:val="24"/>
          <w:shd w:val="clear" w:color="auto" w:fill="373737"/>
        </w:rPr>
        <w:t>0x0869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type_new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  <w:t>error_code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Amos空中航点、兴趣点航点包发送应答（119）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</w:rPr>
        <w:t>msg id：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6a</w:t>
      </w:r>
      <w:r>
        <w:rPr>
          <w:rFonts w:hint="eastAsia"/>
        </w:rPr>
        <w:t>（十进制：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215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4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6a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type_new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error_code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item_seq"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Amos精准地面点请求应答（130）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</w:rPr>
        <w:t>msg id：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0x86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b</w:t>
      </w:r>
      <w:r>
        <w:rPr>
          <w:rFonts w:hint="eastAsia"/>
        </w:rPr>
        <w:t>（十进制：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215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5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0x86b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type_new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error_code</w:t>
      </w:r>
      <w:r>
        <w:rPr>
          <w:rFonts w:hint="default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Amos精准地面点包发送应答（131）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</w:rPr>
        <w:t>msg id：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6c</w:t>
      </w:r>
      <w:r>
        <w:rPr>
          <w:rFonts w:hint="eastAsia"/>
        </w:rPr>
        <w:t>（十进制：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215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6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6c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type_new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error_code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item_seq"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Amos动作点请求应答（122）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</w:rPr>
        <w:t>msg id：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0x86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d</w:t>
      </w:r>
      <w:r>
        <w:rPr>
          <w:rFonts w:hint="eastAsia"/>
        </w:rPr>
        <w:t>（十进制：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215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7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0x86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d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type_new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error_code</w:t>
      </w:r>
      <w:r>
        <w:rPr>
          <w:rFonts w:hint="default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Amos动作点点包发送应答（131）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</w:rPr>
        <w:t>msg id：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6e</w:t>
      </w:r>
      <w:r>
        <w:rPr>
          <w:rFonts w:hint="eastAsia"/>
        </w:rPr>
        <w:t>（十进制：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215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8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6a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type_new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error_code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item_seq"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扩展精准地面点请求应答（140）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</w:rPr>
        <w:t>msg id：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0x86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f</w:t>
      </w:r>
      <w:r>
        <w:rPr>
          <w:rFonts w:hint="eastAsia"/>
        </w:rPr>
        <w:t>（十进制：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215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9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0x86b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type_new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error_code</w:t>
      </w:r>
      <w:r>
        <w:rPr>
          <w:rFonts w:hint="default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pStyle w:val="000011"/>
        <w:numPr>
          <w:ilvl w:val="2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扩展精准地面点包发送应答（141）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>
          <w:rFonts w:hint="eastAsia"/>
          <w:lang w:val="en-US" w:eastAsia="zh-CN"/>
        </w:rPr>
      </w:pPr>
      <w:r>
        <w:rPr>
          <w:rFonts w:hint="eastAsia"/>
          <w:color w:val="FF0000"/>
        </w:rPr>
        <w:t>msg id：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70</w:t>
      </w:r>
      <w:r>
        <w:rPr>
          <w:rFonts w:hint="eastAsia"/>
        </w:rPr>
        <w:t>（十进制：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21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60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 xml:space="preserve">  </w:t>
      </w:r>
    </w:p>
    <w:p>
      <w:pPr>
        <w:keepNext w:val="false"/>
        <w:keepLines w:val="false"/>
        <w:widowControl/>
        <w:suppressLineNumbers w:val="false"/>
        <w:pBdr>
          <w:top w:val="none" w:color="auto" w:sz="0" w:space="0"/>
        </w:pBdr>
        <w:ind w:left="300" w:right="0"/>
        <w:jc w:val="left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0x8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6c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宋体" w:cs="Consolas"/>
          <w:b/>
          <w:color w:val="00AA00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type_new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": 60,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error_code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"</w:t>
      </w: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>item_seq"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:0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60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/>
        <w:br w:type="page"/>
      </w:r>
    </w:p>
    <w:p>
      <w:pPr>
        <w:pStyle w:val="00000f"/>
        <w:numPr>
          <w:ilvl w:val="1"/>
          <w:numId w:val="1"/>
        </w:num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uocs(dis) -&gt;uocs(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qgc</w:t>
      </w:r>
      <w:r>
        <w:rPr>
          <w:rFonts w:hint="eastAsia" w:asciiTheme="minorEastAsia" w:hAnsiTheme="minorEastAsia" w:eastAsiaTheme="minorEastAsia" w:cstheme="minorEastAsia"/>
        </w:rPr>
        <w:t>)</w:t>
      </w: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航路起降场无人机空域排队信息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/>
        <w:t>0x</w:t>
      </w:r>
      <w:r>
        <w:rPr>
          <w:rFonts w:hint="eastAsia"/>
        </w:rPr>
        <w:t>08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 xml:space="preserve"> （十进制：</w:t>
      </w:r>
      <w:r>
        <w:rPr>
          <w:rFonts w:hint="eastAsia"/>
          <w:lang w:val="en-US" w:eastAsia="zh-CN"/>
        </w:rPr>
        <w:t>2049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/>
        <w:t>0x</w:t>
      </w:r>
      <w:r>
        <w:rPr>
          <w:rFonts w:hint="eastAsia"/>
        </w:rPr>
        <w:t>08</w:t>
      </w:r>
      <w:r>
        <w:rPr>
          <w:rFonts w:hint="eastAsia"/>
          <w:lang w:val="en-US" w:eastAsia="zh-CN"/>
        </w:rPr>
        <w:t>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"airRouteId":1,  //航路id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"TakeoffLandPortId":2, //起降场id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"timeStrap":123456789, //运行计算时间；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 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"lock": {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967" w:firstLineChars="1093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"uavId": 3106 ,  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 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//无人机编号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967" w:firstLineChars="1093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"direction": "1", 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//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  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2：进场，1：出场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967" w:firstLineChars="1093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"self": false,  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//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 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false:非本场，true:本场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967" w:firstLineChars="1093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"status": "</w:t>
      </w:r>
      <w:r>
        <w:rPr>
          <w:rFonts w:hint="default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3" 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//1:占用 2：排队 3:锁定未占用 4:预占用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720" w:firstLineChars="400"/>
        <w:rPr>
          <w:rFonts w:hint="eastAsia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 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 xml:space="preserve"> </w:t>
        <w:tab/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},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900" w:firstLineChars="5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"lineUp": [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967" w:firstLineChars="1093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2383" w:firstLineChars="1324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"uavId": 3107,   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2383" w:firstLineChars="1324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"direction": "1",  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2383" w:firstLineChars="1324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"self": true,   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2383" w:firstLineChars="1324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"status": "4"  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980" w:firstLineChars="11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},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980" w:firstLineChars="11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2395" w:firstLineChars="133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"uavId": 3108,   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2395" w:firstLineChars="133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"direction": "1",   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2395" w:firstLineChars="133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"self": false,   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2395" w:firstLineChars="1331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"status": "2",  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980" w:firstLineChars="11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}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1980" w:firstLineChars="11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]    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3101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近进管控指令输出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/>
        <w:t>0x</w:t>
      </w:r>
      <w:r>
        <w:rPr>
          <w:rFonts w:hint="eastAsia"/>
        </w:rPr>
        <w:t>08</w:t>
      </w:r>
      <w:r>
        <w:rPr>
          <w:rFonts w:hint="eastAsia"/>
          <w:lang w:val="en-US" w:eastAsia="zh-CN"/>
        </w:rPr>
        <w:t>02</w:t>
      </w:r>
      <w:r>
        <w:rPr>
          <w:rFonts w:hint="eastAsia"/>
        </w:rPr>
        <w:t xml:space="preserve"> （十进制：</w:t>
      </w:r>
      <w:r>
        <w:rPr>
          <w:rFonts w:hint="eastAsia"/>
          <w:lang w:val="en-US" w:eastAsia="zh-CN"/>
        </w:rPr>
        <w:t>2050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/>
        <w:t>0x</w:t>
      </w:r>
      <w:r>
        <w:rPr>
          <w:rFonts w:hint="eastAsia"/>
        </w:rPr>
        <w:t>08</w:t>
      </w:r>
      <w:r>
        <w:rPr>
          <w:rFonts w:hint="eastAsia"/>
          <w:lang w:val="en-US" w:eastAsia="zh-CN"/>
        </w:rPr>
        <w:t>02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073" w:leftChars="425" w:hanging="180" w:hangingChars="1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>"srcid": 3106,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074" w:leftChars="340" w:hanging="360" w:hangingChars="2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"heartTime":123456789,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074" w:leftChars="340" w:hanging="360" w:hangingChars="2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"airRouteId":123,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074" w:leftChars="340" w:hanging="360" w:hangingChars="2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 xml:space="preserve">"takeoffLandPortId":421,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074" w:leftChars="340" w:hanging="360" w:hangingChars="2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"status":</w:t>
      </w:r>
      <w:r>
        <w:rPr>
          <w:rFonts w:hint="eastAsia" w:ascii="Consolas" w:hAnsi="Consolas" w:cs="Consolas"/>
          <w:color w:val="333333"/>
          <w:sz w:val="18"/>
          <w:szCs w:val="18"/>
          <w:shd w:val="clear" w:color="auto" w:fill="F5F5F5"/>
          <w:lang w:val="en-US" w:eastAsia="zh-CN"/>
        </w:rPr>
        <w:t>1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,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074" w:leftChars="340" w:hanging="360" w:hangingChars="2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 xml:space="preserve">"distince":1000,  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074" w:leftChars="340" w:hanging="360" w:hangingChars="20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>"cmd":"PAUSE",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074" w:leftChars="340" w:hanging="360" w:hangingChars="200"/>
        <w:rPr>
          <w:rFonts w:hint="default" w:ascii="Consolas" w:hAnsi="Consolas" w:eastAsia="宋体" w:cs="Consolas"/>
          <w:color w:val="333333"/>
          <w:sz w:val="18"/>
          <w:szCs w:val="18"/>
          <w:shd w:val="clear" w:color="auto" w:fill="F5F5F5"/>
          <w:lang w:val="en-US" w:eastAsia="zh-CN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ab/>
        <w:t xml:space="preserve">"describe":"情况描述"   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3101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/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pStyle w:val="000011"/>
        <w:numPr>
          <w:ilvl w:val="2"/>
          <w:numId w:val="1"/>
        </w:numPr>
        <w:rPr/>
      </w:pPr>
      <w:r>
        <w:rPr>
          <w:rFonts w:hint="eastAsia"/>
          <w:lang w:val="en-US" w:eastAsia="zh-CN"/>
        </w:rPr>
        <w:t>距离防撞预警输出</w:t>
      </w:r>
    </w:p>
    <w:p>
      <w:pPr>
        <w:pStyle w:val="000024"/>
        <w:ind w:left="4" w:leftChars="2" w:firstLine="0" w:firstLineChars="0"/>
        <w:rPr>
          <w:color w:val="FF0000"/>
        </w:rPr>
      </w:pPr>
      <w:r>
        <w:rPr>
          <w:rFonts w:hint="eastAsia"/>
          <w:color w:val="FF0000"/>
        </w:rPr>
        <w:t>msg id：</w:t>
      </w:r>
      <w:r>
        <w:rPr/>
        <w:t>0x</w:t>
      </w:r>
      <w:r>
        <w:rPr>
          <w:rFonts w:hint="eastAsia"/>
        </w:rPr>
        <w:t>08</w:t>
      </w:r>
      <w:r>
        <w:rPr>
          <w:rFonts w:hint="eastAsia"/>
          <w:lang w:val="en-US" w:eastAsia="zh-CN"/>
        </w:rPr>
        <w:t>03</w:t>
      </w:r>
      <w:r>
        <w:rPr>
          <w:rFonts w:hint="eastAsia"/>
        </w:rPr>
        <w:t xml:space="preserve"> （十进制：</w:t>
      </w:r>
      <w:r>
        <w:rPr>
          <w:rFonts w:hint="eastAsia"/>
          <w:lang w:val="en-US" w:eastAsia="zh-CN"/>
        </w:rPr>
        <w:t>2051</w:t>
      </w:r>
      <w:r>
        <w:rPr>
          <w:rFonts w:hint="eastAsia"/>
        </w:rPr>
        <w:t>）</w:t>
      </w:r>
    </w:p>
    <w:p>
      <w:pPr>
        <w:pStyle w:val="000024"/>
        <w:ind w:left="4" w:leftChars="2" w:firstLine="0" w:firstLineChars="0"/>
        <w:rPr/>
      </w:pPr>
      <w:r>
        <w:rPr>
          <w:rFonts w:hint="eastAsia"/>
        </w:rPr>
        <w:t>Len:可变</w:t>
      </w:r>
    </w:p>
    <w:p>
      <w:pPr>
        <w:rPr/>
      </w:pPr>
      <w:r>
        <w:rPr/>
        <w:t>P</w:t>
      </w:r>
      <w:r>
        <w:rPr>
          <w:rFonts w:hint="eastAsia"/>
        </w:rPr>
        <w:t>ayload:</w:t>
      </w:r>
    </w:p>
    <w:tbl>
      <w:tblPr>
        <w:tblStyle w:val="00001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rPr/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对象字段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数据</w:t>
            </w:r>
            <w:r>
              <w:rPr/>
              <w:t>类型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327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requestid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timastamp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请求时间戳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msgid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16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消息ID</w:t>
            </w:r>
          </w:p>
        </w:tc>
      </w:tr>
      <w:tr>
        <w:trPr>
          <w:trHeight w:val="210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destid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目标ID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srcid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/>
              <w:t>U</w:t>
            </w:r>
            <w:r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 w:asciiTheme="minorEastAsia" w:hAnsiTheme="minorEastAsia"/>
              </w:rPr>
              <w:t>源ID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  <w:r>
              <w:rPr>
                <w:rFonts w:hint="eastAsia"/>
              </w:rPr>
              <w:t>object</w:t>
            </w: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String</w:t>
            </w:r>
          </w:p>
        </w:tc>
        <w:tc>
          <w:tcPr>
            <w:tcW w:w="2131" w:type="dxa"/>
          </w:tcPr>
          <w:p>
            <w:pPr>
              <w:rPr/>
            </w:pPr>
            <w:r>
              <w:rPr>
                <w:rFonts w:hint="eastAsia"/>
              </w:rPr>
              <w:t>消息内容</w:t>
            </w: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  <w:tr>
        <w:trPr>
          <w:trHeight w:val="154" w:hRule="atLeast"/>
        </w:trPr>
        <w:tc>
          <w:tcPr>
            <w:tcW w:w="2130" w:type="dxa"/>
          </w:tcPr>
          <w:p>
            <w:pPr>
              <w:rPr/>
            </w:pPr>
          </w:p>
        </w:tc>
        <w:tc>
          <w:tcPr>
            <w:tcW w:w="2130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  <w:tc>
          <w:tcPr>
            <w:tcW w:w="2131" w:type="dxa"/>
          </w:tcPr>
          <w:p>
            <w:pPr>
              <w:rPr/>
            </w:pPr>
          </w:p>
        </w:tc>
      </w:tr>
    </w:tbl>
    <w:p>
      <w:pPr>
        <w:rPr/>
      </w:pPr>
      <w:r>
        <w:rPr>
          <w:rFonts w:hint="eastAsia"/>
        </w:rPr>
        <w:t>Object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"destid"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-1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"msgid"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/>
        <w:t>0x</w:t>
      </w:r>
      <w:r>
        <w:rPr>
          <w:rFonts w:hint="eastAsia"/>
        </w:rPr>
        <w:t>08</w:t>
      </w:r>
      <w:r>
        <w:rPr>
          <w:rFonts w:hint="eastAsia"/>
          <w:lang w:val="en-US" w:eastAsia="zh-CN"/>
        </w:rPr>
        <w:t>03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"object"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{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260" w:leftChars="0" w:firstLine="420" w:firstLineChars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"srcid":3106,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260" w:leftChars="0" w:firstLine="420" w:firstLineChars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"destid":2202,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260" w:leftChars="0" w:firstLine="420" w:firstLineChars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"distince":1000,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260" w:leftChars="0" w:firstLine="420" w:firstLineChars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"checkTime":12345667888,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left="1260" w:leftChars="0" w:firstLine="420" w:firstLineChars="0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"case":"告警描述"   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eastAsia" w:ascii="Consolas" w:hAnsi="Consolas" w:cs="Consolas"/>
          <w:b/>
          <w:color w:val="00AA00"/>
          <w:sz w:val="18"/>
          <w:szCs w:val="18"/>
          <w:shd w:val="clear" w:color="auto" w:fill="F5F5F5"/>
          <w:lang w:val="en-US" w:eastAsia="zh-CN"/>
        </w:rPr>
        <w:tab/>
        <w:t xml:space="preserve">    </w:t>
      </w: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"requestid"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>null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0000FF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    </w:t>
      </w: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"srcid"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eastAsia" w:ascii="Consolas" w:hAnsi="Consolas" w:cs="Consolas"/>
          <w:color w:val="AA00AA"/>
          <w:sz w:val="18"/>
          <w:szCs w:val="18"/>
          <w:shd w:val="clear" w:color="auto" w:fill="F5F5F5"/>
          <w:lang w:val="en-US" w:eastAsia="zh-CN"/>
        </w:rPr>
        <w:t>3101</w:t>
      </w:r>
      <w:r>
        <w:rPr>
          <w:rFonts w:hint="default" w:ascii="Consolas" w:hAnsi="Consolas" w:eastAsia="Consolas" w:cs="Consolas"/>
          <w:b/>
          <w:color w:val="000000"/>
          <w:sz w:val="18"/>
          <w:szCs w:val="18"/>
          <w:shd w:val="clear" w:color="auto" w:fill="F5F5F5"/>
        </w:rPr>
        <w:t>,</w:t>
      </w:r>
      <w:r>
        <w:rPr>
          <w:rFonts w:hint="default" w:ascii="Consolas" w:hAnsi="Consolas" w:eastAsia="Consolas" w:cs="Consolas"/>
          <w:color w:val="AA00AA"/>
          <w:sz w:val="18"/>
          <w:szCs w:val="18"/>
          <w:shd w:val="clear" w:color="auto" w:fill="F5F5F5"/>
        </w:rPr>
        <w:t xml:space="preserve"> 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ind w:firstLine="360"/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</w:pPr>
      <w:r>
        <w:rPr>
          <w:rFonts w:hint="default" w:ascii="Consolas" w:hAnsi="Consolas" w:eastAsia="Consolas" w:cs="Consolas"/>
          <w:b/>
          <w:color w:val="CC0000"/>
          <w:sz w:val="18"/>
          <w:szCs w:val="18"/>
          <w:shd w:val="clear" w:color="auto" w:fill="F5F5F5"/>
        </w:rPr>
        <w:t>"timastamp"</w:t>
      </w:r>
      <w:r>
        <w:rPr>
          <w:rFonts w:hint="default" w:ascii="Consolas" w:hAnsi="Consolas" w:eastAsia="Consolas" w:cs="Consolas"/>
          <w:color w:val="333333"/>
          <w:sz w:val="18"/>
          <w:szCs w:val="18"/>
          <w:shd w:val="clear" w:color="auto" w:fill="F5F5F5"/>
        </w:rPr>
        <w:t xml:space="preserve">: </w:t>
      </w:r>
      <w:r>
        <w:rPr>
          <w:rFonts w:hint="default" w:ascii="Consolas" w:hAnsi="Consolas" w:eastAsia="Consolas" w:cs="Consolas"/>
          <w:color w:val="007777"/>
          <w:sz w:val="18"/>
          <w:szCs w:val="18"/>
          <w:shd w:val="clear" w:color="auto" w:fill="F5F5F5"/>
        </w:rPr>
        <w:t>"1604975062658"</w:t>
      </w:r>
    </w:p>
    <w:p>
      <w:pPr>
        <w:pStyle w:val="00001c"/>
        <w:widowControl/>
        <w:shd w:val="clear" w:color="auto" w:fill="F5F5F5"/>
        <w:wordWrap w:val="false"/>
        <w:spacing w:line="270" w:lineRule="atLeast"/>
        <w:rPr/>
      </w:pPr>
      <w:r>
        <w:rPr>
          <w:rFonts w:hint="default" w:ascii="Consolas" w:hAnsi="Consolas" w:eastAsia="Consolas" w:cs="Consolas"/>
          <w:b/>
          <w:color w:val="00AA00"/>
          <w:sz w:val="18"/>
          <w:szCs w:val="18"/>
          <w:shd w:val="clear" w:color="auto" w:fill="F5F5F5"/>
        </w:rPr>
        <w:t>}</w:t>
      </w:r>
    </w:p>
    <w:p>
      <w:pPr>
        <w:rPr/>
      </w:pPr>
    </w:p>
    <w:p>
      <w:pPr>
        <w:pStyle w:val="00000d"/>
        <w:numPr>
          <w:ilvl w:val="0"/>
          <w:numId w:val="1"/>
        </w:numPr>
        <w:rPr/>
      </w:pPr>
      <w:r>
        <w:rPr>
          <w:rFonts w:hint="eastAsia"/>
        </w:rPr>
        <w:t>鉴权验证算法</w:t>
      </w:r>
      <w:bookmarkEnd w:id="7"/>
    </w:p>
    <w:p>
      <w:pPr>
        <w:ind w:firstLine="480"/>
        <w:rPr>
          <w:rFonts w:ascii="Arial" w:hAnsi="Arial" w:cs="Arial"/>
          <w:color w:val="2F2F2F"/>
        </w:rPr>
      </w:pPr>
      <w:r>
        <w:rPr>
          <w:rFonts w:hint="eastAsia" w:ascii="Arial" w:hAnsi="Arial" w:cs="Arial"/>
          <w:color w:val="2F2F2F"/>
        </w:rPr>
        <w:t>鉴权算法采用的是AES</w:t>
      </w:r>
      <w:r>
        <w:rPr>
          <w:rFonts w:ascii="Arial" w:hAnsi="Arial" w:cs="Arial"/>
          <w:color w:val="2F2F2F"/>
        </w:rPr>
        <w:t>_CBC</w:t>
      </w:r>
      <w:r>
        <w:rPr>
          <w:rFonts w:hint="eastAsia" w:ascii="Arial" w:hAnsi="Arial" w:cs="Arial"/>
          <w:color w:val="2F2F2F"/>
        </w:rPr>
        <w:t>加密算法，原理框图如下：</w:t>
      </w:r>
    </w:p>
    <w:p>
      <w:pPr>
        <w:ind w:firstLine="480"/>
        <w:jc w:val="center"/>
        <w:rPr/>
      </w:pPr>
      <w:r>
        <w:rPr/>
        <w:object>
          <v:shape id="_x0000_i1025" style="height:85.5pt;width:278.25pt;" coordsize="21600,21600" filled="f" stroked="f" o:spt="75" o:ole="t" o:preferrelative="t" type="#_x0000_t75">
            <v:path/>
            <v:fill on="f" focussize="0,0"/>
            <v:stroke on="f" joinstyle="miter"/>
            <v:imagedata o:title="" r:id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>
      <w:pPr>
        <w:ind w:firstLine="480"/>
        <w:jc w:val="center"/>
        <w:rPr>
          <w:rFonts w:ascii="Arial" w:hAnsi="Arial" w:cs="Arial"/>
          <w:color w:val="2F2F2F"/>
        </w:rPr>
      </w:pPr>
      <w:r>
        <w:rPr>
          <w:rFonts w:hint="eastAsia"/>
        </w:rPr>
        <w:t>加密原理框图</w:t>
      </w:r>
    </w:p>
    <w:p>
      <w:pPr>
        <w:pStyle w:val="000024"/>
        <w:numPr>
          <w:ilvl w:val="0"/>
          <w:numId w:val="5"/>
        </w:numPr>
        <w:ind w:firstLineChars="0"/>
        <w:rPr>
          <w:rFonts w:ascii="Arial" w:hAnsi="Arial" w:cs="Arial"/>
          <w:color w:val="2F2F2F"/>
        </w:rPr>
      </w:pPr>
      <w:r>
        <w:rPr>
          <w:rFonts w:hint="eastAsia" w:ascii="Arial" w:hAnsi="Arial" w:cs="Arial"/>
          <w:color w:val="2F2F2F"/>
        </w:rPr>
        <w:t>在AES_256_CBC的加密算法中，需要128bit</w:t>
      </w:r>
      <w:r>
        <w:rPr>
          <w:rFonts w:ascii="Arial" w:hAnsi="Arial" w:cs="Arial"/>
          <w:color w:val="2F2F2F"/>
        </w:rPr>
        <w:t xml:space="preserve"> IV</w:t>
      </w:r>
      <w:r>
        <w:rPr>
          <w:rFonts w:hint="eastAsia" w:ascii="Arial" w:hAnsi="Arial" w:cs="Arial"/>
          <w:color w:val="2F2F2F"/>
        </w:rPr>
        <w:t>向量以及128bit的密钥值。目前该方案规定，密钥需要后台和基站分别手动配置。而128bit</w:t>
      </w:r>
      <w:r>
        <w:rPr>
          <w:rFonts w:ascii="Arial" w:hAnsi="Arial" w:cs="Arial"/>
          <w:color w:val="2F2F2F"/>
        </w:rPr>
        <w:t xml:space="preserve"> IV</w:t>
      </w:r>
      <w:r>
        <w:rPr>
          <w:rFonts w:hint="eastAsia" w:ascii="Arial" w:hAnsi="Arial" w:cs="Arial"/>
          <w:color w:val="2F2F2F"/>
        </w:rPr>
        <w:t>基站和后台内部固定一个128bit的数据作为IV。</w:t>
      </w:r>
    </w:p>
    <w:p>
      <w:pPr>
        <w:pStyle w:val="000024"/>
        <w:numPr>
          <w:ilvl w:val="0"/>
          <w:numId w:val="5"/>
        </w:numPr>
        <w:ind w:firstLineChars="0"/>
        <w:rPr>
          <w:rFonts w:ascii="Arial" w:hAnsi="Arial" w:cs="Arial"/>
          <w:color w:val="2F2F2F"/>
        </w:rPr>
      </w:pPr>
      <w:r>
        <w:rPr>
          <w:rFonts w:hint="eastAsia" w:ascii="Arial" w:hAnsi="Arial" w:cs="Arial"/>
          <w:color w:val="2F2F2F"/>
        </w:rPr>
        <w:t>明文数据位我们的random数据组合而成，具体组合如下：</w:t>
      </w:r>
    </w:p>
    <w:p>
      <w:pPr>
        <w:pStyle w:val="000024"/>
        <w:ind w:left="780" w:firstLine="0" w:firstLineChars="0"/>
        <w:rPr>
          <w:rFonts w:ascii="Arial" w:hAnsi="Arial" w:cs="Arial"/>
          <w:color w:val="2F2F2F"/>
        </w:rPr>
      </w:pPr>
      <w:r>
        <w:rPr>
          <w:rFonts w:hint="eastAsia" w:ascii="Arial" w:hAnsi="Arial" w:cs="Arial"/>
          <w:color w:val="2F2F2F"/>
        </w:rPr>
        <w:t>16bit</w:t>
      </w:r>
      <w:r>
        <w:rPr>
          <w:rFonts w:ascii="Arial" w:hAnsi="Arial" w:cs="Arial"/>
          <w:color w:val="2F2F2F"/>
        </w:rPr>
        <w:t xml:space="preserve"> </w:t>
      </w:r>
      <w:r>
        <w:rPr>
          <w:rFonts w:hint="eastAsia" w:ascii="Arial" w:hAnsi="Arial" w:cs="Arial"/>
          <w:color w:val="2F2F2F"/>
        </w:rPr>
        <w:t>random</w:t>
      </w:r>
      <w:r>
        <w:rPr>
          <w:rFonts w:ascii="Arial" w:hAnsi="Arial" w:cs="Arial"/>
          <w:color w:val="2F2F2F"/>
        </w:rPr>
        <w:t xml:space="preserve"> </w:t>
      </w:r>
      <w:r>
        <w:rPr>
          <w:rFonts w:hint="eastAsia" w:ascii="Arial" w:hAnsi="Arial" w:cs="Arial"/>
          <w:color w:val="2F2F2F"/>
        </w:rPr>
        <w:t>+</w:t>
      </w:r>
      <w:r>
        <w:rPr>
          <w:rFonts w:ascii="Arial" w:hAnsi="Arial" w:cs="Arial"/>
          <w:color w:val="2F2F2F"/>
        </w:rPr>
        <w:t xml:space="preserve"> 112</w:t>
      </w:r>
      <w:r>
        <w:rPr>
          <w:rFonts w:hint="eastAsia" w:ascii="Arial" w:hAnsi="Arial" w:cs="Arial"/>
          <w:color w:val="2F2F2F"/>
        </w:rPr>
        <w:t>bit</w:t>
      </w:r>
      <w:r>
        <w:rPr>
          <w:rFonts w:ascii="Arial" w:hAnsi="Arial" w:cs="Arial"/>
          <w:color w:val="2F2F2F"/>
        </w:rPr>
        <w:t xml:space="preserve"> </w:t>
      </w:r>
      <w:r>
        <w:rPr>
          <w:rFonts w:hint="eastAsia" w:ascii="Arial" w:hAnsi="Arial" w:cs="Arial"/>
          <w:color w:val="2F2F2F"/>
        </w:rPr>
        <w:t>固定数据（后台和基站内部固定）=</w:t>
      </w:r>
      <w:r>
        <w:rPr>
          <w:rFonts w:ascii="Arial" w:hAnsi="Arial" w:cs="Arial"/>
          <w:color w:val="2F2F2F"/>
        </w:rPr>
        <w:t xml:space="preserve"> 128</w:t>
      </w:r>
      <w:r>
        <w:rPr>
          <w:rFonts w:hint="eastAsia" w:ascii="Arial" w:hAnsi="Arial" w:cs="Arial"/>
          <w:color w:val="2F2F2F"/>
        </w:rPr>
        <w:t>bit</w:t>
      </w:r>
      <w:r>
        <w:rPr>
          <w:rFonts w:ascii="Arial" w:hAnsi="Arial" w:cs="Arial"/>
          <w:color w:val="2F2F2F"/>
        </w:rPr>
        <w:t xml:space="preserve"> </w:t>
      </w:r>
      <w:r>
        <w:rPr>
          <w:rFonts w:hint="eastAsia" w:ascii="Arial" w:hAnsi="Arial" w:cs="Arial"/>
          <w:color w:val="2F2F2F"/>
        </w:rPr>
        <w:t>明文数据。</w:t>
      </w:r>
    </w:p>
    <w:p>
      <w:pPr>
        <w:pStyle w:val="000024"/>
        <w:ind w:left="780" w:firstLine="0" w:firstLineChars="0"/>
        <w:rPr>
          <w:rFonts w:ascii="Arial" w:hAnsi="Arial" w:cs="Arial"/>
          <w:color w:val="2F2F2F"/>
        </w:rPr>
      </w:pPr>
      <w:r>
        <w:rPr>
          <w:rFonts w:hint="eastAsia" w:ascii="Arial" w:hAnsi="Arial" w:cs="Arial"/>
          <w:color w:val="2F2F2F"/>
        </w:rPr>
        <w:t>112bit</w:t>
      </w:r>
      <w:r>
        <w:rPr>
          <w:rFonts w:ascii="Arial" w:hAnsi="Arial" w:cs="Arial"/>
          <w:color w:val="2F2F2F"/>
        </w:rPr>
        <w:t xml:space="preserve"> </w:t>
      </w:r>
      <w:r>
        <w:rPr>
          <w:rFonts w:hint="eastAsia" w:ascii="Arial" w:hAnsi="Arial" w:cs="Arial"/>
          <w:color w:val="2F2F2F"/>
        </w:rPr>
        <w:t>固定数据为：</w:t>
      </w:r>
    </w:p>
    <w:p>
      <w:pPr>
        <w:pStyle w:val="000024"/>
        <w:ind w:left="780" w:firstLine="0" w:firstLineChars="0"/>
        <w:rPr>
          <w:rFonts w:ascii="Arial" w:hAnsi="Arial" w:cs="Arial"/>
          <w:color w:val="2F2F2F"/>
        </w:rPr>
      </w:pPr>
      <w:r>
        <w:rPr>
          <w:rFonts w:ascii="Arial" w:hAnsi="Arial" w:cs="Arial"/>
          <w:color w:val="2F2F2F"/>
        </w:rPr>
        <w:t>0x6c, 0x26, 0x66, 0x4e, 0x23, 0x1c, 0x76, 0x6c, 0x4f, 0x67, 0x37, 0x6d, 0x12, 0x3e</w:t>
      </w:r>
      <w:r>
        <w:rPr>
          <w:rFonts w:hint="eastAsia" w:ascii="Arial" w:hAnsi="Arial" w:cs="Arial"/>
          <w:color w:val="2F2F2F"/>
        </w:rPr>
        <w:t>；</w:t>
      </w:r>
    </w:p>
    <w:p>
      <w:pPr>
        <w:pStyle w:val="000024"/>
        <w:ind w:left="780" w:firstLine="0" w:firstLineChars="0"/>
        <w:rPr>
          <w:rFonts w:ascii="Arial" w:hAnsi="Arial" w:cs="Arial"/>
          <w:color w:val="2F2F2F"/>
        </w:rPr>
      </w:pPr>
      <w:r>
        <w:rPr>
          <w:rFonts w:hint="eastAsia" w:ascii="Arial" w:hAnsi="Arial" w:cs="Arial"/>
          <w:color w:val="2F2F2F"/>
        </w:rPr>
        <w:t>128bit</w:t>
      </w:r>
      <w:r>
        <w:rPr>
          <w:rFonts w:ascii="Arial" w:hAnsi="Arial" w:cs="Arial"/>
          <w:color w:val="2F2F2F"/>
        </w:rPr>
        <w:t xml:space="preserve"> IV</w:t>
      </w:r>
      <w:r>
        <w:rPr>
          <w:rFonts w:hint="eastAsia" w:ascii="Arial" w:hAnsi="Arial" w:cs="Arial"/>
          <w:color w:val="2F2F2F"/>
        </w:rPr>
        <w:t>向量为：</w:t>
      </w:r>
    </w:p>
    <w:p>
      <w:pPr>
        <w:pStyle w:val="000024"/>
        <w:ind w:left="780" w:firstLine="0" w:firstLineChars="0"/>
        <w:rPr>
          <w:rFonts w:ascii="Arial" w:hAnsi="Arial" w:cs="Arial"/>
          <w:color w:val="2F2F2F"/>
        </w:rPr>
      </w:pPr>
      <w:r>
        <w:rPr>
          <w:rFonts w:ascii="Arial" w:hAnsi="Arial" w:cs="Arial"/>
          <w:color w:val="2F2F2F"/>
        </w:rPr>
        <w:t>0x68, 0x7c, 0x39, 0x30, 0x2a, 0x71, 0x51, 0x5e, 0x0f, 0x13, 0x2a, 0x76, 0x4d, 0x76, 0x61, 0x7b</w:t>
      </w:r>
      <w:r>
        <w:rPr>
          <w:rFonts w:hint="eastAsia" w:ascii="Arial" w:hAnsi="Arial" w:cs="Arial"/>
          <w:color w:val="2F2F2F"/>
        </w:rPr>
        <w:t>；</w:t>
      </w:r>
    </w:p>
    <w:p>
      <w:pPr>
        <w:pStyle w:val="000024"/>
        <w:ind w:left="4" w:leftChars="2" w:firstLine="0" w:firstLineChars="0"/>
        <w:rPr/>
      </w:pPr>
    </w:p>
    <w:p>
      <w:pPr>
        <w:rPr/>
      </w:pPr>
    </w:p>
    <w:p>
      <w:pPr>
        <w:pStyle w:val="000024"/>
        <w:rPr/>
      </w:pPr>
    </w:p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 w:characterSet="ISO-8859-1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86" w:characterSet="ISO-8859-1"/>
    <w:family w:val="roman"/>
    <w:pitch w:val="default"/>
    <w:sig w:usb0="E0002EFF" w:usb1="C000785B" w:usb2="00000009" w:usb3="00000000" w:csb0="400001FF" w:csb1="FFFF0000"/>
  </w:font>
  <w:font w:name="var(--font-family-base)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DejaVu Sans Mono">
    <w:altName w:val="Segoe Print"/>
    <w:panose1 w:val="020B0609030804020204"/>
    <w:charset w:val="00" w:characterSet="ISO-8859-1"/>
    <w:family w:val="modern"/>
    <w:pitch w:val="default"/>
    <w:sig w:usb0="00000000" w:usb1="00000000" w:usb2="02000028" w:usb3="00000000" w:csb0="600001DF" w:csb1="DFDF0000"/>
  </w:font>
  <w:font w:name="Calibri Light">
    <w:panose1 w:val="020F03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 w:characterSet="ISO-8859-1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="http://schemas.openxmlformats.org/wordprocessingml/2006/main">
  <w:p>
    <w:pPr>
      <w:pStyle w:val="000018"/>
      <w:rPr/>
    </w:pPr>
  </w:p>
</w:ftr>
</file>

<file path=word/header1.xml><?xml version="1.0" encoding="utf-8"?>
<w:hdr xmlns:w="http://schemas.openxmlformats.org/wordprocessingml/2006/main">
  <w:p>
    <w:pPr>
      <w:pStyle w:val="00001a"/>
      <w:rPr/>
    </w:pPr>
  </w:p>
</w:hdr>
</file>

<file path=word/numbering.xml><?xml version="1.0" encoding="utf-8"?>
<w:numbering xmlns:w="http://schemas.openxmlformats.org/wordprocessingml/2006/main">
  <w:abstractNum w:abstractNumId="1">
    <w:nsid w:val="9778244E"/>
    <w:multiLevelType w:val="singleLevel"/>
    <w:tmpl w:val="9778244E"/>
    <w:lvl w:ilvl="0" w:tentative="false">
      <w:start w:val="1"/>
      <w:numFmt w:val="decimal"/>
      <w:suff w:val="nothing"/>
      <w:lvlText w:val="%1-"/>
      <w:lvlJc w:val="left"/>
      <w:pPr>
        <w:ind w:left="720" w:leftChars="0" w:firstLine="0" w:firstLineChars="0"/>
      </w:pPr>
    </w:lvl>
  </w:abstractNum>
  <w:abstractNum w:abstractNumId="2">
    <w:nsid w:val="4FB236E1"/>
    <w:multiLevelType w:val="multilevel"/>
    <w:tmpl w:val="4FB236E1"/>
    <w:lvl w:ilvl="2" w:tentative="false">
      <w:start w:val="1"/>
      <w:numFmt w:val="decimal"/>
      <w:lvlText w:val="%1.%2.%3."/>
      <w:lvlJc w:val="left"/>
      <w:pPr>
        <w:ind w:left="709" w:hanging="709"/>
      </w:pPr>
    </w:lvl>
    <w:lvl w:ilvl="4" w:tentative="false">
      <w:start w:val="1"/>
      <w:numFmt w:val="decimal"/>
      <w:lvlText w:val="%1.%2.%3.%4.%5."/>
      <w:lvlJc w:val="left"/>
      <w:pPr>
        <w:ind w:left="992" w:hanging="992"/>
      </w:pPr>
    </w:lvl>
    <w:lvl w:ilvl="8" w:tentative="false">
      <w:start w:val="1"/>
      <w:numFmt w:val="decimal"/>
      <w:lvlText w:val="%1.%2.%3.%4.%5.%6.%7.%8.%9."/>
      <w:lvlJc w:val="left"/>
      <w:pPr>
        <w:ind w:left="1559" w:hanging="1559"/>
      </w:pPr>
    </w:lvl>
    <w:lvl w:ilvl="1" w:tentative="false">
      <w:start w:val="1"/>
      <w:numFmt w:val="decimal"/>
      <w:lvlText w:val="%1.%2."/>
      <w:lvlJc w:val="left"/>
      <w:pPr>
        <w:ind w:left="567" w:hanging="567"/>
      </w:pPr>
    </w:lvl>
    <w:lvl w:ilvl="6" w:tentative="false">
      <w:start w:val="1"/>
      <w:numFmt w:val="decimal"/>
      <w:lvlText w:val="%1.%2.%3.%4.%5.%6.%7."/>
      <w:lvlJc w:val="left"/>
      <w:pPr>
        <w:ind w:left="1276" w:hanging="1276"/>
      </w:pPr>
    </w:lvl>
    <w:lvl w:ilvl="7" w:tentative="false">
      <w:start w:val="1"/>
      <w:numFmt w:val="decimal"/>
      <w:lvlText w:val="%1.%2.%3.%4.%5.%6.%7.%8."/>
      <w:lvlJc w:val="left"/>
      <w:pPr>
        <w:ind w:left="1418" w:hanging="1418"/>
      </w:pPr>
    </w:lvl>
    <w:lvl w:ilvl="0" w:tentative="false">
      <w:start w:val="1"/>
      <w:numFmt w:val="decimal"/>
      <w:lvlText w:val="%1."/>
      <w:lvlJc w:val="left"/>
      <w:pPr>
        <w:ind w:left="425" w:hanging="425"/>
      </w:pPr>
    </w:lvl>
    <w:lvl w:ilvl="3" w:tentative="false">
      <w:start w:val="1"/>
      <w:numFmt w:val="decimal"/>
      <w:lvlText w:val="%1.%2.%3.%4."/>
      <w:lvlJc w:val="left"/>
      <w:pPr>
        <w:ind w:left="851" w:hanging="851"/>
      </w:pPr>
    </w:lvl>
    <w:lvl w:ilvl="5" w:tentative="false">
      <w:start w:val="1"/>
      <w:numFmt w:val="decimal"/>
      <w:lvlText w:val="%1.%2.%3.%4.%5.%6."/>
      <w:lvlJc w:val="left"/>
      <w:pPr>
        <w:ind w:left="1134" w:hanging="1134"/>
      </w:pPr>
    </w:lvl>
  </w:abstractNum>
  <w:abstractNum w:abstractNumId="3">
    <w:nsid w:val="57F77A09"/>
    <w:multiLevelType w:val="multilevel"/>
    <w:tmpl w:val="57F77A09"/>
    <w:lvl w:ilvl="1" w:tentative="false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3" w:tentative="false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5" w:tentative="false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8" w:tentative="false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4" w:tentative="false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0" w:tentative="false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2" w:tentative="false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6" w:tentative="false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false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</w:abstractNum>
  <w:abstractNum w:abstractNumId="4">
    <w:nsid w:val="4A351B41"/>
    <w:multiLevelType w:val="multilevel"/>
    <w:tmpl w:val="4A351B41"/>
    <w:lvl w:ilvl="2" w:tentative="false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5" w:tentative="false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8" w:tentative="false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4" w:tentative="false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6" w:tentative="false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0" w:tentative="false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false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7" w:tentative="false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3" w:tentative="false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</w:abstractNum>
  <w:abstractNum w:abstractNumId="5">
    <w:nsid w:val="02175AF4"/>
    <w:multiLevelType w:val="multilevel"/>
    <w:tmpl w:val="02175AF4"/>
    <w:lvl w:ilvl="6" w:tentative="false">
      <w:start w:val="1"/>
      <w:numFmt w:val="decimal"/>
      <w:lvlText w:val="%7."/>
      <w:lvlJc w:val="left"/>
      <w:pPr>
        <w:ind w:left="3360" w:hanging="420"/>
      </w:pPr>
    </w:lvl>
    <w:lvl w:ilvl="0" w:tentative="fals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3" w:tentative="false">
      <w:start w:val="1"/>
      <w:numFmt w:val="decimal"/>
      <w:lvlText w:val="%4."/>
      <w:lvlJc w:val="left"/>
      <w:pPr>
        <w:ind w:left="2100" w:hanging="420"/>
      </w:pPr>
    </w:lvl>
    <w:lvl w:ilvl="4" w:tentative="false">
      <w:start w:val="1"/>
      <w:numFmt w:val="lowerLetter"/>
      <w:lvlText w:val="%5)"/>
      <w:lvlJc w:val="left"/>
      <w:pPr>
        <w:ind w:left="2520" w:hanging="420"/>
      </w:pPr>
    </w:lvl>
    <w:lvl w:ilvl="1" w:tentative="false">
      <w:start w:val="1"/>
      <w:numFmt w:val="lowerLetter"/>
      <w:lvlText w:val="%2)"/>
      <w:lvlJc w:val="left"/>
      <w:pPr>
        <w:ind w:left="1260" w:hanging="420"/>
      </w:pPr>
    </w:lvl>
    <w:lvl w:ilvl="7" w:tentative="false">
      <w:start w:val="1"/>
      <w:numFmt w:val="lowerLetter"/>
      <w:lvlText w:val="%8)"/>
      <w:lvlJc w:val="left"/>
      <w:pPr>
        <w:ind w:left="3780" w:hanging="420"/>
      </w:pPr>
    </w:lvl>
    <w:lvl w:ilvl="5" w:tentative="false">
      <w:start w:val="1"/>
      <w:numFmt w:val="lowerRoman"/>
      <w:lvlText w:val="%6."/>
      <w:lvlJc w:val="right"/>
      <w:pPr>
        <w:ind w:left="2940" w:hanging="420"/>
      </w:pPr>
    </w:lvl>
    <w:lvl w:ilvl="2" w:tentative="false">
      <w:start w:val="1"/>
      <w:numFmt w:val="lowerRoman"/>
      <w:lvlText w:val="%3."/>
      <w:lvlJc w:val="right"/>
      <w:pPr>
        <w:ind w:left="1680" w:hanging="420"/>
      </w:pPr>
    </w:lvl>
    <w:lvl w:ilvl="8" w:tentative="false">
      <w:start w:val="1"/>
      <w:numFmt w:val="lowerRoman"/>
      <w:lvlText w:val="%9."/>
      <w:lvlJc w:val="right"/>
      <w:pPr>
        <w:ind w:left="4200" w:hanging="420"/>
      </w:pPr>
    </w:lvl>
  </w:abstract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1">
    <w:abstractNumId w:val="2"/>
  </w:num>
</w:numbering>
</file>

<file path=word/settings.xml><?xml version="1.0" encoding="utf-8"?>
<w:settings xmlns:w="http://schemas.openxmlformats.org/wordprocessingml/2006/main">
  <w:zoom w:percent="90"/>
  <w:bordersDoNotSurroundHeader w:val="false"/>
  <w:bordersDoNotSurroundFooter w:val="false"/>
  <w:documentProtection w:enforcement="false"/>
  <w:defaultTabStop w:val="420"/>
  <w:drawingGridVerticalSpacing w:val="156"/>
  <w:displayHorizontalDrawingGridEvery w:val="1"/>
  <w:displayVerticalDrawingGridEvery w:val="1"/>
  <w:noPunctuationKerning/>
  <w:characterSpacingControl w:val="compressPunctuation"/>
  <w:footnotePr/>
  <w:endnotePr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172A27"/>
    <w:rsid w:val="00003D3B"/>
    <w:rsid w:val="00005B0B"/>
    <w:rsid w:val="00017A79"/>
    <w:rsid w:val="00020AE6"/>
    <w:rsid w:val="00024202"/>
    <w:rsid w:val="000318DC"/>
    <w:rsid w:val="00032F62"/>
    <w:rsid w:val="00034409"/>
    <w:rsid w:val="00034C2B"/>
    <w:rsid w:val="00045156"/>
    <w:rsid w:val="00050AA1"/>
    <w:rsid w:val="00052815"/>
    <w:rsid w:val="00052F56"/>
    <w:rsid w:val="00067DA9"/>
    <w:rsid w:val="000722D8"/>
    <w:rsid w:val="00073667"/>
    <w:rsid w:val="00082E50"/>
    <w:rsid w:val="000A005F"/>
    <w:rsid w:val="000A1651"/>
    <w:rsid w:val="000A1901"/>
    <w:rsid w:val="000A4102"/>
    <w:rsid w:val="000A6D0A"/>
    <w:rsid w:val="000A7878"/>
    <w:rsid w:val="000B41D6"/>
    <w:rsid w:val="000C6DD9"/>
    <w:rsid w:val="000D5466"/>
    <w:rsid w:val="000E220C"/>
    <w:rsid w:val="000E4B86"/>
    <w:rsid w:val="000F657C"/>
    <w:rsid w:val="001102BF"/>
    <w:rsid w:val="00112E8A"/>
    <w:rsid w:val="0011427F"/>
    <w:rsid w:val="0012058B"/>
    <w:rsid w:val="0012181B"/>
    <w:rsid w:val="0013381D"/>
    <w:rsid w:val="00135A61"/>
    <w:rsid w:val="00137BC7"/>
    <w:rsid w:val="00151198"/>
    <w:rsid w:val="0015164C"/>
    <w:rsid w:val="00151893"/>
    <w:rsid w:val="0015388A"/>
    <w:rsid w:val="00157E11"/>
    <w:rsid w:val="00162B22"/>
    <w:rsid w:val="001674F7"/>
    <w:rsid w:val="00170B8F"/>
    <w:rsid w:val="00172677"/>
    <w:rsid w:val="0017294E"/>
    <w:rsid w:val="00172A27"/>
    <w:rsid w:val="00180FB0"/>
    <w:rsid w:val="00181426"/>
    <w:rsid w:val="001820A8"/>
    <w:rsid w:val="00191BB2"/>
    <w:rsid w:val="00193580"/>
    <w:rsid w:val="001A0F3E"/>
    <w:rsid w:val="001A1BFC"/>
    <w:rsid w:val="001B1B2E"/>
    <w:rsid w:val="001C3964"/>
    <w:rsid w:val="001F0390"/>
    <w:rsid w:val="00221998"/>
    <w:rsid w:val="00223BC9"/>
    <w:rsid w:val="00223ED6"/>
    <w:rsid w:val="002277A2"/>
    <w:rsid w:val="00234FC5"/>
    <w:rsid w:val="002359A6"/>
    <w:rsid w:val="0023756E"/>
    <w:rsid w:val="0024763D"/>
    <w:rsid w:val="00251D8C"/>
    <w:rsid w:val="00254CF6"/>
    <w:rsid w:val="00257B83"/>
    <w:rsid w:val="00261746"/>
    <w:rsid w:val="0026197C"/>
    <w:rsid w:val="00263A09"/>
    <w:rsid w:val="002662C6"/>
    <w:rsid w:val="00271718"/>
    <w:rsid w:val="00275171"/>
    <w:rsid w:val="00276CFC"/>
    <w:rsid w:val="00280686"/>
    <w:rsid w:val="00293141"/>
    <w:rsid w:val="002936FD"/>
    <w:rsid w:val="0029609F"/>
    <w:rsid w:val="002A22CD"/>
    <w:rsid w:val="002A2B1D"/>
    <w:rsid w:val="002A34F9"/>
    <w:rsid w:val="002B1727"/>
    <w:rsid w:val="002B3CE1"/>
    <w:rsid w:val="002B4B58"/>
    <w:rsid w:val="002B61CE"/>
    <w:rsid w:val="002C364C"/>
    <w:rsid w:val="002C4E92"/>
    <w:rsid w:val="002D5334"/>
    <w:rsid w:val="002D7044"/>
    <w:rsid w:val="002D7BEF"/>
    <w:rsid w:val="002E2D62"/>
    <w:rsid w:val="002E375F"/>
    <w:rsid w:val="002E63D9"/>
    <w:rsid w:val="002F2843"/>
    <w:rsid w:val="002F3AF0"/>
    <w:rsid w:val="002F3BE7"/>
    <w:rsid w:val="002F6F80"/>
    <w:rsid w:val="00300056"/>
    <w:rsid w:val="00305028"/>
    <w:rsid w:val="00310A62"/>
    <w:rsid w:val="0031138B"/>
    <w:rsid w:val="00312F97"/>
    <w:rsid w:val="0031370F"/>
    <w:rsid w:val="00320B03"/>
    <w:rsid w:val="00330D6E"/>
    <w:rsid w:val="00333526"/>
    <w:rsid w:val="003440B4"/>
    <w:rsid w:val="003507D9"/>
    <w:rsid w:val="0036083C"/>
    <w:rsid w:val="00376139"/>
    <w:rsid w:val="00381F40"/>
    <w:rsid w:val="003830E7"/>
    <w:rsid w:val="00387D9D"/>
    <w:rsid w:val="00387F51"/>
    <w:rsid w:val="003A56EB"/>
    <w:rsid w:val="003A5E71"/>
    <w:rsid w:val="003B49D8"/>
    <w:rsid w:val="003B56AC"/>
    <w:rsid w:val="003C322E"/>
    <w:rsid w:val="003C713A"/>
    <w:rsid w:val="003D07B0"/>
    <w:rsid w:val="003E0253"/>
    <w:rsid w:val="003E4BF3"/>
    <w:rsid w:val="00410600"/>
    <w:rsid w:val="004139BD"/>
    <w:rsid w:val="00420C31"/>
    <w:rsid w:val="004217DC"/>
    <w:rsid w:val="004300A3"/>
    <w:rsid w:val="00442CC2"/>
    <w:rsid w:val="004459CE"/>
    <w:rsid w:val="0044637C"/>
    <w:rsid w:val="004525B3"/>
    <w:rsid w:val="0046145A"/>
    <w:rsid w:val="0046707F"/>
    <w:rsid w:val="00470B61"/>
    <w:rsid w:val="004743D0"/>
    <w:rsid w:val="00480049"/>
    <w:rsid w:val="00482C7F"/>
    <w:rsid w:val="004835E4"/>
    <w:rsid w:val="004932EC"/>
    <w:rsid w:val="004A09C3"/>
    <w:rsid w:val="004A2D9E"/>
    <w:rsid w:val="004B60AD"/>
    <w:rsid w:val="004C45FF"/>
    <w:rsid w:val="004C465F"/>
    <w:rsid w:val="004D117E"/>
    <w:rsid w:val="004D6064"/>
    <w:rsid w:val="004E1896"/>
    <w:rsid w:val="004E2960"/>
    <w:rsid w:val="004E2D34"/>
    <w:rsid w:val="004E3274"/>
    <w:rsid w:val="00500189"/>
    <w:rsid w:val="0051340C"/>
    <w:rsid w:val="0052167E"/>
    <w:rsid w:val="00526A96"/>
    <w:rsid w:val="00526B04"/>
    <w:rsid w:val="0052757C"/>
    <w:rsid w:val="005276EE"/>
    <w:rsid w:val="00532D95"/>
    <w:rsid w:val="00540D95"/>
    <w:rsid w:val="00547DC7"/>
    <w:rsid w:val="00552A75"/>
    <w:rsid w:val="0056124D"/>
    <w:rsid w:val="005643E3"/>
    <w:rsid w:val="00571EB4"/>
    <w:rsid w:val="00574E50"/>
    <w:rsid w:val="00580714"/>
    <w:rsid w:val="00584E7E"/>
    <w:rsid w:val="0058500E"/>
    <w:rsid w:val="0059174F"/>
    <w:rsid w:val="005A3581"/>
    <w:rsid w:val="005A4409"/>
    <w:rsid w:val="005A5C1F"/>
    <w:rsid w:val="005A7FFA"/>
    <w:rsid w:val="005B1681"/>
    <w:rsid w:val="005B56E3"/>
    <w:rsid w:val="005D7BD8"/>
    <w:rsid w:val="005E22D8"/>
    <w:rsid w:val="00602070"/>
    <w:rsid w:val="00602200"/>
    <w:rsid w:val="00603926"/>
    <w:rsid w:val="00603F9F"/>
    <w:rsid w:val="0060474B"/>
    <w:rsid w:val="00607B25"/>
    <w:rsid w:val="006124F1"/>
    <w:rsid w:val="0061371E"/>
    <w:rsid w:val="0061652A"/>
    <w:rsid w:val="00634330"/>
    <w:rsid w:val="00635A83"/>
    <w:rsid w:val="006366B6"/>
    <w:rsid w:val="00637023"/>
    <w:rsid w:val="006454BE"/>
    <w:rsid w:val="00660D12"/>
    <w:rsid w:val="0066475A"/>
    <w:rsid w:val="0067056A"/>
    <w:rsid w:val="00671175"/>
    <w:rsid w:val="0067287A"/>
    <w:rsid w:val="00672A73"/>
    <w:rsid w:val="00674E4C"/>
    <w:rsid w:val="006843D2"/>
    <w:rsid w:val="0068519A"/>
    <w:rsid w:val="00691217"/>
    <w:rsid w:val="00691443"/>
    <w:rsid w:val="006971F4"/>
    <w:rsid w:val="006A1B18"/>
    <w:rsid w:val="006B027B"/>
    <w:rsid w:val="006C1AD5"/>
    <w:rsid w:val="006C3CB2"/>
    <w:rsid w:val="006D04D6"/>
    <w:rsid w:val="006D29D8"/>
    <w:rsid w:val="006D4082"/>
    <w:rsid w:val="006D4918"/>
    <w:rsid w:val="006E1C6D"/>
    <w:rsid w:val="00703113"/>
    <w:rsid w:val="007072A9"/>
    <w:rsid w:val="00712FB9"/>
    <w:rsid w:val="007169D4"/>
    <w:rsid w:val="00721FB7"/>
    <w:rsid w:val="00725506"/>
    <w:rsid w:val="0073201E"/>
    <w:rsid w:val="0073760B"/>
    <w:rsid w:val="007400A2"/>
    <w:rsid w:val="0074363E"/>
    <w:rsid w:val="0074631A"/>
    <w:rsid w:val="0075318F"/>
    <w:rsid w:val="0076709B"/>
    <w:rsid w:val="007672B7"/>
    <w:rsid w:val="00767BAB"/>
    <w:rsid w:val="00771C89"/>
    <w:rsid w:val="00773B9C"/>
    <w:rsid w:val="0077451E"/>
    <w:rsid w:val="007762A5"/>
    <w:rsid w:val="00777F73"/>
    <w:rsid w:val="007843D0"/>
    <w:rsid w:val="007966A2"/>
    <w:rsid w:val="007A3820"/>
    <w:rsid w:val="007B2414"/>
    <w:rsid w:val="007B4AE8"/>
    <w:rsid w:val="007B64B7"/>
    <w:rsid w:val="007C0650"/>
    <w:rsid w:val="007C3010"/>
    <w:rsid w:val="007C36D4"/>
    <w:rsid w:val="007C6801"/>
    <w:rsid w:val="007C74F3"/>
    <w:rsid w:val="007D3545"/>
    <w:rsid w:val="007D6AEC"/>
    <w:rsid w:val="007E33A4"/>
    <w:rsid w:val="007E3BAF"/>
    <w:rsid w:val="007F04D5"/>
    <w:rsid w:val="00813D5A"/>
    <w:rsid w:val="008239CA"/>
    <w:rsid w:val="00833C73"/>
    <w:rsid w:val="00833F26"/>
    <w:rsid w:val="00836348"/>
    <w:rsid w:val="00842D00"/>
    <w:rsid w:val="00843872"/>
    <w:rsid w:val="0084530C"/>
    <w:rsid w:val="00845966"/>
    <w:rsid w:val="008567ED"/>
    <w:rsid w:val="0085761F"/>
    <w:rsid w:val="00867D48"/>
    <w:rsid w:val="00872F0B"/>
    <w:rsid w:val="00892D50"/>
    <w:rsid w:val="008947BB"/>
    <w:rsid w:val="00897DE1"/>
    <w:rsid w:val="008A17F9"/>
    <w:rsid w:val="008A675C"/>
    <w:rsid w:val="008B1DC5"/>
    <w:rsid w:val="008C1CDF"/>
    <w:rsid w:val="008C2B05"/>
    <w:rsid w:val="008D39BA"/>
    <w:rsid w:val="008E067B"/>
    <w:rsid w:val="008E1D60"/>
    <w:rsid w:val="009007B9"/>
    <w:rsid w:val="0090438F"/>
    <w:rsid w:val="00910B1A"/>
    <w:rsid w:val="0091188E"/>
    <w:rsid w:val="00913169"/>
    <w:rsid w:val="00915827"/>
    <w:rsid w:val="00921AA3"/>
    <w:rsid w:val="00926470"/>
    <w:rsid w:val="0093128B"/>
    <w:rsid w:val="00945EAD"/>
    <w:rsid w:val="009470D8"/>
    <w:rsid w:val="0095033D"/>
    <w:rsid w:val="009549AB"/>
    <w:rsid w:val="00962DBC"/>
    <w:rsid w:val="009637B4"/>
    <w:rsid w:val="00964359"/>
    <w:rsid w:val="009752A2"/>
    <w:rsid w:val="0097603D"/>
    <w:rsid w:val="00984CD3"/>
    <w:rsid w:val="009860CC"/>
    <w:rsid w:val="009947B4"/>
    <w:rsid w:val="009A0674"/>
    <w:rsid w:val="009A19EC"/>
    <w:rsid w:val="009A2B62"/>
    <w:rsid w:val="009A4657"/>
    <w:rsid w:val="009A49FF"/>
    <w:rsid w:val="009B372F"/>
    <w:rsid w:val="009B7092"/>
    <w:rsid w:val="009B77A0"/>
    <w:rsid w:val="009C6312"/>
    <w:rsid w:val="009D3893"/>
    <w:rsid w:val="009E3978"/>
    <w:rsid w:val="009E6983"/>
    <w:rsid w:val="009E772A"/>
    <w:rsid w:val="009F5B5C"/>
    <w:rsid w:val="00A0065B"/>
    <w:rsid w:val="00A02498"/>
    <w:rsid w:val="00A05D23"/>
    <w:rsid w:val="00A21EB2"/>
    <w:rsid w:val="00A256D5"/>
    <w:rsid w:val="00A27736"/>
    <w:rsid w:val="00A408D7"/>
    <w:rsid w:val="00A40BEC"/>
    <w:rsid w:val="00A47E3A"/>
    <w:rsid w:val="00A47FC1"/>
    <w:rsid w:val="00A530A5"/>
    <w:rsid w:val="00A53AFE"/>
    <w:rsid w:val="00A6665F"/>
    <w:rsid w:val="00A667A3"/>
    <w:rsid w:val="00A7460B"/>
    <w:rsid w:val="00A75DDA"/>
    <w:rsid w:val="00A86800"/>
    <w:rsid w:val="00A87CDB"/>
    <w:rsid w:val="00A97938"/>
    <w:rsid w:val="00A97BEF"/>
    <w:rsid w:val="00AB0B75"/>
    <w:rsid w:val="00AB1656"/>
    <w:rsid w:val="00AB46C6"/>
    <w:rsid w:val="00AC365A"/>
    <w:rsid w:val="00AC6CFD"/>
    <w:rsid w:val="00AE6881"/>
    <w:rsid w:val="00B02AB6"/>
    <w:rsid w:val="00B036AE"/>
    <w:rsid w:val="00B0716E"/>
    <w:rsid w:val="00B12BE6"/>
    <w:rsid w:val="00B12C69"/>
    <w:rsid w:val="00B2025C"/>
    <w:rsid w:val="00B24825"/>
    <w:rsid w:val="00B25AFB"/>
    <w:rsid w:val="00B306CC"/>
    <w:rsid w:val="00B358FB"/>
    <w:rsid w:val="00B40788"/>
    <w:rsid w:val="00B44400"/>
    <w:rsid w:val="00B44767"/>
    <w:rsid w:val="00B523D4"/>
    <w:rsid w:val="00B57744"/>
    <w:rsid w:val="00B646E3"/>
    <w:rsid w:val="00B72877"/>
    <w:rsid w:val="00B809F9"/>
    <w:rsid w:val="00B83F1E"/>
    <w:rsid w:val="00B83FF6"/>
    <w:rsid w:val="00B92BB1"/>
    <w:rsid w:val="00B94FF4"/>
    <w:rsid w:val="00BA6CE1"/>
    <w:rsid w:val="00BB4AA9"/>
    <w:rsid w:val="00BC4554"/>
    <w:rsid w:val="00BC4E81"/>
    <w:rsid w:val="00BD3CA9"/>
    <w:rsid w:val="00BE1929"/>
    <w:rsid w:val="00BE4365"/>
    <w:rsid w:val="00BF4DF7"/>
    <w:rsid w:val="00C0306B"/>
    <w:rsid w:val="00C032E2"/>
    <w:rsid w:val="00C06527"/>
    <w:rsid w:val="00C10D2B"/>
    <w:rsid w:val="00C20C54"/>
    <w:rsid w:val="00C21DD6"/>
    <w:rsid w:val="00C23184"/>
    <w:rsid w:val="00C32BB0"/>
    <w:rsid w:val="00C32F60"/>
    <w:rsid w:val="00C37A92"/>
    <w:rsid w:val="00C37FA1"/>
    <w:rsid w:val="00C458C8"/>
    <w:rsid w:val="00C55263"/>
    <w:rsid w:val="00C657B8"/>
    <w:rsid w:val="00C6591A"/>
    <w:rsid w:val="00C72439"/>
    <w:rsid w:val="00C83577"/>
    <w:rsid w:val="00C86B97"/>
    <w:rsid w:val="00C912D0"/>
    <w:rsid w:val="00C93035"/>
    <w:rsid w:val="00CA03A2"/>
    <w:rsid w:val="00CA0E10"/>
    <w:rsid w:val="00CA7078"/>
    <w:rsid w:val="00CA7A51"/>
    <w:rsid w:val="00CB5AA4"/>
    <w:rsid w:val="00CB60D0"/>
    <w:rsid w:val="00CB791B"/>
    <w:rsid w:val="00CC0CE8"/>
    <w:rsid w:val="00CD0533"/>
    <w:rsid w:val="00CE3A1C"/>
    <w:rsid w:val="00CE53A9"/>
    <w:rsid w:val="00CE5F37"/>
    <w:rsid w:val="00CE6D9C"/>
    <w:rsid w:val="00CF2015"/>
    <w:rsid w:val="00CF7B31"/>
    <w:rsid w:val="00D0045D"/>
    <w:rsid w:val="00D00698"/>
    <w:rsid w:val="00D11E8F"/>
    <w:rsid w:val="00D12520"/>
    <w:rsid w:val="00D27811"/>
    <w:rsid w:val="00D30102"/>
    <w:rsid w:val="00D35457"/>
    <w:rsid w:val="00D35962"/>
    <w:rsid w:val="00D3744B"/>
    <w:rsid w:val="00D47097"/>
    <w:rsid w:val="00D66707"/>
    <w:rsid w:val="00D7022E"/>
    <w:rsid w:val="00D731C3"/>
    <w:rsid w:val="00D9059A"/>
    <w:rsid w:val="00D90D71"/>
    <w:rsid w:val="00D93A49"/>
    <w:rsid w:val="00DA1536"/>
    <w:rsid w:val="00DB0906"/>
    <w:rsid w:val="00DB0E4D"/>
    <w:rsid w:val="00DB1CA7"/>
    <w:rsid w:val="00DB35A1"/>
    <w:rsid w:val="00DB36A3"/>
    <w:rsid w:val="00DB36DC"/>
    <w:rsid w:val="00DB4804"/>
    <w:rsid w:val="00DC0CE7"/>
    <w:rsid w:val="00DC1665"/>
    <w:rsid w:val="00DC361F"/>
    <w:rsid w:val="00DD2561"/>
    <w:rsid w:val="00DD2BF6"/>
    <w:rsid w:val="00DD6113"/>
    <w:rsid w:val="00DE133E"/>
    <w:rsid w:val="00DE15DD"/>
    <w:rsid w:val="00DE2911"/>
    <w:rsid w:val="00DE3E36"/>
    <w:rsid w:val="00DE43F4"/>
    <w:rsid w:val="00DE46BD"/>
    <w:rsid w:val="00DF5011"/>
    <w:rsid w:val="00E03302"/>
    <w:rsid w:val="00E03502"/>
    <w:rsid w:val="00E118F8"/>
    <w:rsid w:val="00E12AB2"/>
    <w:rsid w:val="00E40047"/>
    <w:rsid w:val="00E4282E"/>
    <w:rsid w:val="00E44228"/>
    <w:rsid w:val="00E45656"/>
    <w:rsid w:val="00E51B98"/>
    <w:rsid w:val="00E55064"/>
    <w:rsid w:val="00E56435"/>
    <w:rsid w:val="00E62583"/>
    <w:rsid w:val="00E7185A"/>
    <w:rsid w:val="00E730F5"/>
    <w:rsid w:val="00E756E8"/>
    <w:rsid w:val="00E758FD"/>
    <w:rsid w:val="00E76667"/>
    <w:rsid w:val="00E77BE6"/>
    <w:rsid w:val="00E8280F"/>
    <w:rsid w:val="00E83C5D"/>
    <w:rsid w:val="00E945FB"/>
    <w:rsid w:val="00EA6A9B"/>
    <w:rsid w:val="00EC4880"/>
    <w:rsid w:val="00EC56AE"/>
    <w:rsid w:val="00ED2DDF"/>
    <w:rsid w:val="00ED3868"/>
    <w:rsid w:val="00EE1EBD"/>
    <w:rsid w:val="00EE4CFB"/>
    <w:rsid w:val="00EE6E3D"/>
    <w:rsid w:val="00EF3407"/>
    <w:rsid w:val="00EF6570"/>
    <w:rsid w:val="00F011E7"/>
    <w:rsid w:val="00F068A4"/>
    <w:rsid w:val="00F17959"/>
    <w:rsid w:val="00F20286"/>
    <w:rsid w:val="00F257B9"/>
    <w:rsid w:val="00F3537C"/>
    <w:rsid w:val="00F5091F"/>
    <w:rsid w:val="00F51F05"/>
    <w:rsid w:val="00F548DA"/>
    <w:rsid w:val="00F57455"/>
    <w:rsid w:val="00F61B9B"/>
    <w:rsid w:val="00F653AB"/>
    <w:rsid w:val="00F70505"/>
    <w:rsid w:val="00F71D89"/>
    <w:rsid w:val="00F81A78"/>
    <w:rsid w:val="00F81BA4"/>
    <w:rsid w:val="00F904BB"/>
    <w:rsid w:val="00F906DD"/>
    <w:rsid w:val="00F91428"/>
    <w:rsid w:val="00FA24E7"/>
    <w:rsid w:val="00FA2D84"/>
    <w:rsid w:val="00FC264B"/>
    <w:rsid w:val="00FD7969"/>
    <w:rsid w:val="00FE2B26"/>
    <w:rsid w:val="00FE2CDE"/>
    <w:rsid w:val="00FE487D"/>
    <w:rsid w:val="00FE7AB3"/>
    <w:rsid w:val="00FF79D0"/>
    <w:rsid w:val="01032FA3"/>
    <w:rsid w:val="011E3CE2"/>
    <w:rsid w:val="01225501"/>
    <w:rsid w:val="012465A2"/>
    <w:rsid w:val="014B1D91"/>
    <w:rsid w:val="01703A2B"/>
    <w:rsid w:val="01801C06"/>
    <w:rsid w:val="018169C2"/>
    <w:rsid w:val="01833C49"/>
    <w:rsid w:val="01A3246F"/>
    <w:rsid w:val="01AF593B"/>
    <w:rsid w:val="01B26C6D"/>
    <w:rsid w:val="01B62016"/>
    <w:rsid w:val="01C31972"/>
    <w:rsid w:val="01CB334F"/>
    <w:rsid w:val="01FB569A"/>
    <w:rsid w:val="01FE5B6C"/>
    <w:rsid w:val="020B230C"/>
    <w:rsid w:val="02142795"/>
    <w:rsid w:val="022E797E"/>
    <w:rsid w:val="02340EBC"/>
    <w:rsid w:val="02466FC8"/>
    <w:rsid w:val="025D290C"/>
    <w:rsid w:val="025F0D4E"/>
    <w:rsid w:val="027758D5"/>
    <w:rsid w:val="028B08CA"/>
    <w:rsid w:val="02A3097A"/>
    <w:rsid w:val="02AC3809"/>
    <w:rsid w:val="02AF4CFA"/>
    <w:rsid w:val="02C73614"/>
    <w:rsid w:val="02DB712E"/>
    <w:rsid w:val="02EC7240"/>
    <w:rsid w:val="02F945E1"/>
    <w:rsid w:val="02FA104C"/>
    <w:rsid w:val="030C70F5"/>
    <w:rsid w:val="03125417"/>
    <w:rsid w:val="031F65AF"/>
    <w:rsid w:val="03226B74"/>
    <w:rsid w:val="032A33FE"/>
    <w:rsid w:val="034201E1"/>
    <w:rsid w:val="0349104B"/>
    <w:rsid w:val="03541D5A"/>
    <w:rsid w:val="035B7FAC"/>
    <w:rsid w:val="036C6B48"/>
    <w:rsid w:val="037D19DD"/>
    <w:rsid w:val="03C925E7"/>
    <w:rsid w:val="03D644FE"/>
    <w:rsid w:val="03DC117D"/>
    <w:rsid w:val="03F8416C"/>
    <w:rsid w:val="043F0157"/>
    <w:rsid w:val="04465311"/>
    <w:rsid w:val="04695B4D"/>
    <w:rsid w:val="047F26CE"/>
    <w:rsid w:val="04C00D56"/>
    <w:rsid w:val="04CF7149"/>
    <w:rsid w:val="04D33B14"/>
    <w:rsid w:val="04E73147"/>
    <w:rsid w:val="04EF017B"/>
    <w:rsid w:val="04FA1CBF"/>
    <w:rsid w:val="04FF0857"/>
    <w:rsid w:val="05191C3D"/>
    <w:rsid w:val="05320CB6"/>
    <w:rsid w:val="0576564B"/>
    <w:rsid w:val="05765880"/>
    <w:rsid w:val="057C036D"/>
    <w:rsid w:val="057D4ED1"/>
    <w:rsid w:val="057D789F"/>
    <w:rsid w:val="05821D18"/>
    <w:rsid w:val="05840507"/>
    <w:rsid w:val="058541E9"/>
    <w:rsid w:val="05A80F7A"/>
    <w:rsid w:val="05B551CF"/>
    <w:rsid w:val="05C446AA"/>
    <w:rsid w:val="05CC60A6"/>
    <w:rsid w:val="05EA5A82"/>
    <w:rsid w:val="05EC4895"/>
    <w:rsid w:val="0623375C"/>
    <w:rsid w:val="063179D6"/>
    <w:rsid w:val="0650461A"/>
    <w:rsid w:val="06637DEF"/>
    <w:rsid w:val="066A3815"/>
    <w:rsid w:val="06A13485"/>
    <w:rsid w:val="06AD6943"/>
    <w:rsid w:val="06D2410E"/>
    <w:rsid w:val="06DA2CAE"/>
    <w:rsid w:val="06E62580"/>
    <w:rsid w:val="06EF71AF"/>
    <w:rsid w:val="0704564E"/>
    <w:rsid w:val="072C1392"/>
    <w:rsid w:val="0741723C"/>
    <w:rsid w:val="074C65E6"/>
    <w:rsid w:val="075A2E5A"/>
    <w:rsid w:val="0799480F"/>
    <w:rsid w:val="07D368DB"/>
    <w:rsid w:val="07E55DFF"/>
    <w:rsid w:val="08115A67"/>
    <w:rsid w:val="08205AF7"/>
    <w:rsid w:val="08265682"/>
    <w:rsid w:val="08363C23"/>
    <w:rsid w:val="08443DC4"/>
    <w:rsid w:val="086C18EF"/>
    <w:rsid w:val="086E4E3F"/>
    <w:rsid w:val="08A37E43"/>
    <w:rsid w:val="08AD358D"/>
    <w:rsid w:val="08AD42CC"/>
    <w:rsid w:val="08BB245F"/>
    <w:rsid w:val="08BF46E8"/>
    <w:rsid w:val="08C156D9"/>
    <w:rsid w:val="08E257C5"/>
    <w:rsid w:val="08E26977"/>
    <w:rsid w:val="08EA62A0"/>
    <w:rsid w:val="08F065A2"/>
    <w:rsid w:val="08FB7D61"/>
    <w:rsid w:val="090745D3"/>
    <w:rsid w:val="091B6543"/>
    <w:rsid w:val="092A5DA0"/>
    <w:rsid w:val="09302B48"/>
    <w:rsid w:val="094E0607"/>
    <w:rsid w:val="094F57EB"/>
    <w:rsid w:val="0955014E"/>
    <w:rsid w:val="0958278C"/>
    <w:rsid w:val="09651364"/>
    <w:rsid w:val="0973098D"/>
    <w:rsid w:val="09770614"/>
    <w:rsid w:val="098840E3"/>
    <w:rsid w:val="098E3E08"/>
    <w:rsid w:val="09904B8D"/>
    <w:rsid w:val="09AC1E0D"/>
    <w:rsid w:val="09B140B5"/>
    <w:rsid w:val="09BF2DC8"/>
    <w:rsid w:val="09ED19C0"/>
    <w:rsid w:val="09FF5BD4"/>
    <w:rsid w:val="0A1D79B4"/>
    <w:rsid w:val="0A263E75"/>
    <w:rsid w:val="0A3979D2"/>
    <w:rsid w:val="0A3A2E33"/>
    <w:rsid w:val="0A3F7648"/>
    <w:rsid w:val="0A4756B1"/>
    <w:rsid w:val="0A661304"/>
    <w:rsid w:val="0AC2611D"/>
    <w:rsid w:val="0AC81FBF"/>
    <w:rsid w:val="0AD96E62"/>
    <w:rsid w:val="0B0E111E"/>
    <w:rsid w:val="0B21352F"/>
    <w:rsid w:val="0B317CCB"/>
    <w:rsid w:val="0B3309D0"/>
    <w:rsid w:val="0B3E3781"/>
    <w:rsid w:val="0B3F468D"/>
    <w:rsid w:val="0B4D0EB5"/>
    <w:rsid w:val="0B53726C"/>
    <w:rsid w:val="0B675C33"/>
    <w:rsid w:val="0B6B06C5"/>
    <w:rsid w:val="0B7C5D89"/>
    <w:rsid w:val="0B826A09"/>
    <w:rsid w:val="0B9132E0"/>
    <w:rsid w:val="0BBA1FA0"/>
    <w:rsid w:val="0BBD5A03"/>
    <w:rsid w:val="0C216879"/>
    <w:rsid w:val="0C223B88"/>
    <w:rsid w:val="0C343C35"/>
    <w:rsid w:val="0C3F08B3"/>
    <w:rsid w:val="0C415E07"/>
    <w:rsid w:val="0C735FB6"/>
    <w:rsid w:val="0C847A62"/>
    <w:rsid w:val="0C9B4A93"/>
    <w:rsid w:val="0C9E5BB3"/>
    <w:rsid w:val="0CA4566A"/>
    <w:rsid w:val="0CDE18B8"/>
    <w:rsid w:val="0CEA4F83"/>
    <w:rsid w:val="0CF9751F"/>
    <w:rsid w:val="0CFE32DB"/>
    <w:rsid w:val="0D001473"/>
    <w:rsid w:val="0D0B4859"/>
    <w:rsid w:val="0D0F07C0"/>
    <w:rsid w:val="0D1473CB"/>
    <w:rsid w:val="0D2E1244"/>
    <w:rsid w:val="0D3A5621"/>
    <w:rsid w:val="0D763911"/>
    <w:rsid w:val="0D7B3580"/>
    <w:rsid w:val="0D8B77A1"/>
    <w:rsid w:val="0DAA1CD4"/>
    <w:rsid w:val="0DC72CD3"/>
    <w:rsid w:val="0DCB0C1E"/>
    <w:rsid w:val="0E191FF8"/>
    <w:rsid w:val="0E2D43E4"/>
    <w:rsid w:val="0E461113"/>
    <w:rsid w:val="0E5207F9"/>
    <w:rsid w:val="0E5E20AE"/>
    <w:rsid w:val="0E61669F"/>
    <w:rsid w:val="0E6D48F9"/>
    <w:rsid w:val="0EA12114"/>
    <w:rsid w:val="0EA7646D"/>
    <w:rsid w:val="0ECC58BA"/>
    <w:rsid w:val="0ED549D3"/>
    <w:rsid w:val="0F0415AF"/>
    <w:rsid w:val="0F1A755E"/>
    <w:rsid w:val="0F545B4F"/>
    <w:rsid w:val="0F57763E"/>
    <w:rsid w:val="0F663F91"/>
    <w:rsid w:val="0F6B735B"/>
    <w:rsid w:val="0F7540C5"/>
    <w:rsid w:val="0FB43A65"/>
    <w:rsid w:val="0FB50978"/>
    <w:rsid w:val="0FBC065C"/>
    <w:rsid w:val="0FBC53D3"/>
    <w:rsid w:val="0FD46404"/>
    <w:rsid w:val="101C624D"/>
    <w:rsid w:val="102F13DD"/>
    <w:rsid w:val="10547272"/>
    <w:rsid w:val="109025EA"/>
    <w:rsid w:val="10940030"/>
    <w:rsid w:val="1096232E"/>
    <w:rsid w:val="109F13E2"/>
    <w:rsid w:val="11124469"/>
    <w:rsid w:val="11167B43"/>
    <w:rsid w:val="114B192E"/>
    <w:rsid w:val="114F0E95"/>
    <w:rsid w:val="11503B88"/>
    <w:rsid w:val="11633BB9"/>
    <w:rsid w:val="1165622A"/>
    <w:rsid w:val="117551E1"/>
    <w:rsid w:val="11A8016E"/>
    <w:rsid w:val="11AE1866"/>
    <w:rsid w:val="11BA2047"/>
    <w:rsid w:val="11C4048F"/>
    <w:rsid w:val="11DB0F60"/>
    <w:rsid w:val="11DB4AF9"/>
    <w:rsid w:val="11F27413"/>
    <w:rsid w:val="11F45F1F"/>
    <w:rsid w:val="120E70D6"/>
    <w:rsid w:val="12147942"/>
    <w:rsid w:val="123D5579"/>
    <w:rsid w:val="12530B36"/>
    <w:rsid w:val="1254202F"/>
    <w:rsid w:val="12601C65"/>
    <w:rsid w:val="127A309D"/>
    <w:rsid w:val="12802807"/>
    <w:rsid w:val="12806AE5"/>
    <w:rsid w:val="128A31ED"/>
    <w:rsid w:val="12CF40DB"/>
    <w:rsid w:val="12D468E4"/>
    <w:rsid w:val="12D70BA6"/>
    <w:rsid w:val="12D93E62"/>
    <w:rsid w:val="12DF17CF"/>
    <w:rsid w:val="12ED023C"/>
    <w:rsid w:val="13002945"/>
    <w:rsid w:val="130041DD"/>
    <w:rsid w:val="13041ABF"/>
    <w:rsid w:val="13151DE8"/>
    <w:rsid w:val="1316303B"/>
    <w:rsid w:val="135972D8"/>
    <w:rsid w:val="13624F1E"/>
    <w:rsid w:val="13651ED0"/>
    <w:rsid w:val="136564FD"/>
    <w:rsid w:val="13732D4B"/>
    <w:rsid w:val="13821FB9"/>
    <w:rsid w:val="138846C9"/>
    <w:rsid w:val="138B36FC"/>
    <w:rsid w:val="139662D1"/>
    <w:rsid w:val="139F7162"/>
    <w:rsid w:val="13A96091"/>
    <w:rsid w:val="13A97AFF"/>
    <w:rsid w:val="13D71044"/>
    <w:rsid w:val="13E05839"/>
    <w:rsid w:val="13E405CA"/>
    <w:rsid w:val="13EE2FBC"/>
    <w:rsid w:val="140E0D00"/>
    <w:rsid w:val="141752C8"/>
    <w:rsid w:val="142315E2"/>
    <w:rsid w:val="142B44E4"/>
    <w:rsid w:val="14413766"/>
    <w:rsid w:val="145206C0"/>
    <w:rsid w:val="145B5164"/>
    <w:rsid w:val="1495524C"/>
    <w:rsid w:val="14AA152A"/>
    <w:rsid w:val="14BA5DCC"/>
    <w:rsid w:val="14C1394A"/>
    <w:rsid w:val="14C34006"/>
    <w:rsid w:val="150B782A"/>
    <w:rsid w:val="1515616B"/>
    <w:rsid w:val="151D2DDD"/>
    <w:rsid w:val="15406ABC"/>
    <w:rsid w:val="15537B19"/>
    <w:rsid w:val="155E1C9F"/>
    <w:rsid w:val="15632D09"/>
    <w:rsid w:val="156C2A42"/>
    <w:rsid w:val="157B4F7D"/>
    <w:rsid w:val="15984A70"/>
    <w:rsid w:val="15A3006C"/>
    <w:rsid w:val="15AD2016"/>
    <w:rsid w:val="15B17928"/>
    <w:rsid w:val="15BC2207"/>
    <w:rsid w:val="15F94215"/>
    <w:rsid w:val="15FD702E"/>
    <w:rsid w:val="160A3C9F"/>
    <w:rsid w:val="161226FC"/>
    <w:rsid w:val="16155BA1"/>
    <w:rsid w:val="161D671B"/>
    <w:rsid w:val="16260BC5"/>
    <w:rsid w:val="16301322"/>
    <w:rsid w:val="16317EBE"/>
    <w:rsid w:val="163760FE"/>
    <w:rsid w:val="1646206E"/>
    <w:rsid w:val="16581EB6"/>
    <w:rsid w:val="16680597"/>
    <w:rsid w:val="167345CA"/>
    <w:rsid w:val="167E2818"/>
    <w:rsid w:val="168E43AF"/>
    <w:rsid w:val="16921D9F"/>
    <w:rsid w:val="16953F1A"/>
    <w:rsid w:val="169E59CA"/>
    <w:rsid w:val="16B56AFE"/>
    <w:rsid w:val="16B92A49"/>
    <w:rsid w:val="16CC2528"/>
    <w:rsid w:val="16EE36AF"/>
    <w:rsid w:val="16F470E1"/>
    <w:rsid w:val="17451408"/>
    <w:rsid w:val="17697775"/>
    <w:rsid w:val="179E21CE"/>
    <w:rsid w:val="17A75C56"/>
    <w:rsid w:val="17B60CDA"/>
    <w:rsid w:val="17BF47D5"/>
    <w:rsid w:val="17F2557B"/>
    <w:rsid w:val="17FC5B21"/>
    <w:rsid w:val="17FF0D53"/>
    <w:rsid w:val="17FF5F81"/>
    <w:rsid w:val="18117B51"/>
    <w:rsid w:val="181D08DE"/>
    <w:rsid w:val="18231C71"/>
    <w:rsid w:val="18297940"/>
    <w:rsid w:val="182D65B9"/>
    <w:rsid w:val="182E0436"/>
    <w:rsid w:val="18411547"/>
    <w:rsid w:val="18600F13"/>
    <w:rsid w:val="18704D68"/>
    <w:rsid w:val="18831865"/>
    <w:rsid w:val="188941FE"/>
    <w:rsid w:val="189B09D5"/>
    <w:rsid w:val="18B120DB"/>
    <w:rsid w:val="18B2381F"/>
    <w:rsid w:val="18B81060"/>
    <w:rsid w:val="18B870D9"/>
    <w:rsid w:val="18B977CF"/>
    <w:rsid w:val="18CE280D"/>
    <w:rsid w:val="18D35BDD"/>
    <w:rsid w:val="18FE0EEA"/>
    <w:rsid w:val="19252657"/>
    <w:rsid w:val="19311DE4"/>
    <w:rsid w:val="19382F6A"/>
    <w:rsid w:val="19476757"/>
    <w:rsid w:val="197537A6"/>
    <w:rsid w:val="197E0714"/>
    <w:rsid w:val="19A73FF1"/>
    <w:rsid w:val="19B14D5C"/>
    <w:rsid w:val="19B15B5F"/>
    <w:rsid w:val="19C4292A"/>
    <w:rsid w:val="1A035BB7"/>
    <w:rsid w:val="1A341987"/>
    <w:rsid w:val="1A3A1DFC"/>
    <w:rsid w:val="1A524508"/>
    <w:rsid w:val="1A6D2A49"/>
    <w:rsid w:val="1A723494"/>
    <w:rsid w:val="1A8F3EF0"/>
    <w:rsid w:val="1ACE492D"/>
    <w:rsid w:val="1AD73A19"/>
    <w:rsid w:val="1AF60FCB"/>
    <w:rsid w:val="1B0907E3"/>
    <w:rsid w:val="1B1117F5"/>
    <w:rsid w:val="1B1916B8"/>
    <w:rsid w:val="1B2917D4"/>
    <w:rsid w:val="1B466D30"/>
    <w:rsid w:val="1B5117D1"/>
    <w:rsid w:val="1B532081"/>
    <w:rsid w:val="1B620FBA"/>
    <w:rsid w:val="1B7230A8"/>
    <w:rsid w:val="1B754BC5"/>
    <w:rsid w:val="1B8B2B49"/>
    <w:rsid w:val="1B9C2AE0"/>
    <w:rsid w:val="1BAB038E"/>
    <w:rsid w:val="1BB47407"/>
    <w:rsid w:val="1BD41081"/>
    <w:rsid w:val="1BD92068"/>
    <w:rsid w:val="1BDD34C0"/>
    <w:rsid w:val="1BDE237F"/>
    <w:rsid w:val="1BF9533C"/>
    <w:rsid w:val="1C06165C"/>
    <w:rsid w:val="1C0F1182"/>
    <w:rsid w:val="1C1301AA"/>
    <w:rsid w:val="1C195D80"/>
    <w:rsid w:val="1C273F90"/>
    <w:rsid w:val="1C29417B"/>
    <w:rsid w:val="1C2943AC"/>
    <w:rsid w:val="1C463C9C"/>
    <w:rsid w:val="1C512DD3"/>
    <w:rsid w:val="1C6631F5"/>
    <w:rsid w:val="1C785F93"/>
    <w:rsid w:val="1CAA09C1"/>
    <w:rsid w:val="1CBB2185"/>
    <w:rsid w:val="1CC14F08"/>
    <w:rsid w:val="1CC27AD1"/>
    <w:rsid w:val="1CC46861"/>
    <w:rsid w:val="1CDD5AE3"/>
    <w:rsid w:val="1D047F91"/>
    <w:rsid w:val="1D105185"/>
    <w:rsid w:val="1D142317"/>
    <w:rsid w:val="1D2074B3"/>
    <w:rsid w:val="1D447F3B"/>
    <w:rsid w:val="1D460312"/>
    <w:rsid w:val="1D5A75B0"/>
    <w:rsid w:val="1D5B31FE"/>
    <w:rsid w:val="1D842631"/>
    <w:rsid w:val="1DD45DD1"/>
    <w:rsid w:val="1DE74495"/>
    <w:rsid w:val="1E040626"/>
    <w:rsid w:val="1E0514D5"/>
    <w:rsid w:val="1E0520CB"/>
    <w:rsid w:val="1E0E1711"/>
    <w:rsid w:val="1E17125C"/>
    <w:rsid w:val="1E1A6CD9"/>
    <w:rsid w:val="1E1D1433"/>
    <w:rsid w:val="1E30566F"/>
    <w:rsid w:val="1E66691D"/>
    <w:rsid w:val="1E7F529B"/>
    <w:rsid w:val="1E8E258B"/>
    <w:rsid w:val="1E914E00"/>
    <w:rsid w:val="1EA02E37"/>
    <w:rsid w:val="1EB41872"/>
    <w:rsid w:val="1EB46971"/>
    <w:rsid w:val="1EC30AA2"/>
    <w:rsid w:val="1EC54306"/>
    <w:rsid w:val="1EC545A5"/>
    <w:rsid w:val="1EE64857"/>
    <w:rsid w:val="1EE729A1"/>
    <w:rsid w:val="1EE81713"/>
    <w:rsid w:val="1F2D2AD8"/>
    <w:rsid w:val="1F371721"/>
    <w:rsid w:val="1F3F3EFF"/>
    <w:rsid w:val="1F4A055D"/>
    <w:rsid w:val="1F4A7F5D"/>
    <w:rsid w:val="1F7218E1"/>
    <w:rsid w:val="1F794CBF"/>
    <w:rsid w:val="1F815AA2"/>
    <w:rsid w:val="1F8B0CB6"/>
    <w:rsid w:val="1F991F8B"/>
    <w:rsid w:val="1FC5749D"/>
    <w:rsid w:val="1FD47AE7"/>
    <w:rsid w:val="1FF03C17"/>
    <w:rsid w:val="1FF55164"/>
    <w:rsid w:val="1FF92A3A"/>
    <w:rsid w:val="201516D0"/>
    <w:rsid w:val="202512B2"/>
    <w:rsid w:val="203F2B6B"/>
    <w:rsid w:val="2042074D"/>
    <w:rsid w:val="205C779B"/>
    <w:rsid w:val="209C0CB1"/>
    <w:rsid w:val="209E4F1C"/>
    <w:rsid w:val="20B24AD9"/>
    <w:rsid w:val="20C03C10"/>
    <w:rsid w:val="20DA0DBD"/>
    <w:rsid w:val="20E31C20"/>
    <w:rsid w:val="20EF72F5"/>
    <w:rsid w:val="20F11758"/>
    <w:rsid w:val="21111308"/>
    <w:rsid w:val="21125940"/>
    <w:rsid w:val="21131C10"/>
    <w:rsid w:val="213B33B3"/>
    <w:rsid w:val="213C0133"/>
    <w:rsid w:val="21505F20"/>
    <w:rsid w:val="2154483D"/>
    <w:rsid w:val="215B5057"/>
    <w:rsid w:val="217270BD"/>
    <w:rsid w:val="217C097D"/>
    <w:rsid w:val="217E4A07"/>
    <w:rsid w:val="21A85134"/>
    <w:rsid w:val="21D93B4C"/>
    <w:rsid w:val="21DB0D64"/>
    <w:rsid w:val="21F47F74"/>
    <w:rsid w:val="22025D4E"/>
    <w:rsid w:val="223B6CE4"/>
    <w:rsid w:val="22616C14"/>
    <w:rsid w:val="226E43BD"/>
    <w:rsid w:val="227F1805"/>
    <w:rsid w:val="228B6B29"/>
    <w:rsid w:val="22987284"/>
    <w:rsid w:val="22BD75E8"/>
    <w:rsid w:val="22C85EB1"/>
    <w:rsid w:val="23156A03"/>
    <w:rsid w:val="233565B7"/>
    <w:rsid w:val="23465821"/>
    <w:rsid w:val="235A7961"/>
    <w:rsid w:val="235C2367"/>
    <w:rsid w:val="2369313B"/>
    <w:rsid w:val="237657BC"/>
    <w:rsid w:val="23906E60"/>
    <w:rsid w:val="23B41C68"/>
    <w:rsid w:val="23C62FBD"/>
    <w:rsid w:val="23E847F6"/>
    <w:rsid w:val="23F636B4"/>
    <w:rsid w:val="23FE3987"/>
    <w:rsid w:val="24001282"/>
    <w:rsid w:val="24171909"/>
    <w:rsid w:val="241E116F"/>
    <w:rsid w:val="241E6991"/>
    <w:rsid w:val="242A7680"/>
    <w:rsid w:val="24381C91"/>
    <w:rsid w:val="24401B1A"/>
    <w:rsid w:val="24501A2F"/>
    <w:rsid w:val="24704566"/>
    <w:rsid w:val="247456DF"/>
    <w:rsid w:val="24864931"/>
    <w:rsid w:val="24AF5CB3"/>
    <w:rsid w:val="24C128ED"/>
    <w:rsid w:val="24CD783A"/>
    <w:rsid w:val="24DB3307"/>
    <w:rsid w:val="24E622EC"/>
    <w:rsid w:val="24EC60B4"/>
    <w:rsid w:val="24EF291A"/>
    <w:rsid w:val="24F73DC3"/>
    <w:rsid w:val="2518778D"/>
    <w:rsid w:val="25244FDF"/>
    <w:rsid w:val="25364B77"/>
    <w:rsid w:val="254569C2"/>
    <w:rsid w:val="25523FA1"/>
    <w:rsid w:val="25622CA0"/>
    <w:rsid w:val="258028A9"/>
    <w:rsid w:val="25B021EA"/>
    <w:rsid w:val="25B75B52"/>
    <w:rsid w:val="25B82A67"/>
    <w:rsid w:val="25CB3447"/>
    <w:rsid w:val="25D4356A"/>
    <w:rsid w:val="25D73B0F"/>
    <w:rsid w:val="25E9559A"/>
    <w:rsid w:val="25EA463A"/>
    <w:rsid w:val="25F16A5F"/>
    <w:rsid w:val="2601285E"/>
    <w:rsid w:val="261F5132"/>
    <w:rsid w:val="26247BCC"/>
    <w:rsid w:val="263879D9"/>
    <w:rsid w:val="26645BCE"/>
    <w:rsid w:val="2665790D"/>
    <w:rsid w:val="26667B4F"/>
    <w:rsid w:val="266D2F03"/>
    <w:rsid w:val="26892F37"/>
    <w:rsid w:val="269D42F2"/>
    <w:rsid w:val="26BB01F9"/>
    <w:rsid w:val="26D73344"/>
    <w:rsid w:val="26DB469C"/>
    <w:rsid w:val="26EE6281"/>
    <w:rsid w:val="273F7857"/>
    <w:rsid w:val="277A287E"/>
    <w:rsid w:val="277D2F14"/>
    <w:rsid w:val="278309E9"/>
    <w:rsid w:val="279E4DD6"/>
    <w:rsid w:val="27AE4EC9"/>
    <w:rsid w:val="27BF1F58"/>
    <w:rsid w:val="27E43C34"/>
    <w:rsid w:val="27E66637"/>
    <w:rsid w:val="27FB561B"/>
    <w:rsid w:val="280770CD"/>
    <w:rsid w:val="281650B5"/>
    <w:rsid w:val="28383231"/>
    <w:rsid w:val="284F4128"/>
    <w:rsid w:val="28591092"/>
    <w:rsid w:val="2866131F"/>
    <w:rsid w:val="28707E4F"/>
    <w:rsid w:val="28767246"/>
    <w:rsid w:val="289A4B5A"/>
    <w:rsid w:val="28A72ACC"/>
    <w:rsid w:val="28CC64E4"/>
    <w:rsid w:val="28D46222"/>
    <w:rsid w:val="28F90989"/>
    <w:rsid w:val="28FD0807"/>
    <w:rsid w:val="292B03D5"/>
    <w:rsid w:val="29594CE2"/>
    <w:rsid w:val="296404BA"/>
    <w:rsid w:val="297363C5"/>
    <w:rsid w:val="29817DEC"/>
    <w:rsid w:val="29834981"/>
    <w:rsid w:val="2994096F"/>
    <w:rsid w:val="29A37394"/>
    <w:rsid w:val="29AC33F7"/>
    <w:rsid w:val="29B02525"/>
    <w:rsid w:val="29DB4093"/>
    <w:rsid w:val="29FC75B8"/>
    <w:rsid w:val="29FE34BE"/>
    <w:rsid w:val="2A084629"/>
    <w:rsid w:val="2A4D7E82"/>
    <w:rsid w:val="2A5F7E94"/>
    <w:rsid w:val="2A6B109F"/>
    <w:rsid w:val="2A827A4F"/>
    <w:rsid w:val="2A834BBA"/>
    <w:rsid w:val="2A8645DC"/>
    <w:rsid w:val="2A8A7AAC"/>
    <w:rsid w:val="2AA22981"/>
    <w:rsid w:val="2AAA3B75"/>
    <w:rsid w:val="2AB526AC"/>
    <w:rsid w:val="2AC85C4E"/>
    <w:rsid w:val="2AF06104"/>
    <w:rsid w:val="2AF32F08"/>
    <w:rsid w:val="2B1F2E1A"/>
    <w:rsid w:val="2B575927"/>
    <w:rsid w:val="2B8C5DA0"/>
    <w:rsid w:val="2BB807BB"/>
    <w:rsid w:val="2BCD4125"/>
    <w:rsid w:val="2BE45A5D"/>
    <w:rsid w:val="2BF442D1"/>
    <w:rsid w:val="2BFE6499"/>
    <w:rsid w:val="2C1837E7"/>
    <w:rsid w:val="2C1A6CEA"/>
    <w:rsid w:val="2C366E16"/>
    <w:rsid w:val="2C7371B2"/>
    <w:rsid w:val="2C8C6BC4"/>
    <w:rsid w:val="2CCF6508"/>
    <w:rsid w:val="2CE218D1"/>
    <w:rsid w:val="2CE33848"/>
    <w:rsid w:val="2CF65A5F"/>
    <w:rsid w:val="2D015E2E"/>
    <w:rsid w:val="2D406604"/>
    <w:rsid w:val="2D4C15F8"/>
    <w:rsid w:val="2D52429C"/>
    <w:rsid w:val="2D5271BB"/>
    <w:rsid w:val="2D55796B"/>
    <w:rsid w:val="2D822EE5"/>
    <w:rsid w:val="2D943575"/>
    <w:rsid w:val="2D9F43E6"/>
    <w:rsid w:val="2DAB217F"/>
    <w:rsid w:val="2DC46307"/>
    <w:rsid w:val="2DDB4F01"/>
    <w:rsid w:val="2DDC7C8C"/>
    <w:rsid w:val="2DDE1074"/>
    <w:rsid w:val="2DFF527A"/>
    <w:rsid w:val="2E0129D3"/>
    <w:rsid w:val="2E1017B1"/>
    <w:rsid w:val="2E103F79"/>
    <w:rsid w:val="2E2A2A4F"/>
    <w:rsid w:val="2E3E5680"/>
    <w:rsid w:val="2E6B1FBC"/>
    <w:rsid w:val="2E7248C0"/>
    <w:rsid w:val="2E77090E"/>
    <w:rsid w:val="2E7C0A53"/>
    <w:rsid w:val="2E874AE2"/>
    <w:rsid w:val="2EA821B9"/>
    <w:rsid w:val="2EA9471A"/>
    <w:rsid w:val="2EB42B71"/>
    <w:rsid w:val="2EB71DF6"/>
    <w:rsid w:val="2EC645E7"/>
    <w:rsid w:val="2ECB5DD0"/>
    <w:rsid w:val="2EE64C46"/>
    <w:rsid w:val="2EF32ED5"/>
    <w:rsid w:val="2EF61B68"/>
    <w:rsid w:val="2F067D86"/>
    <w:rsid w:val="2F1346B0"/>
    <w:rsid w:val="2F304155"/>
    <w:rsid w:val="2F3F3A6D"/>
    <w:rsid w:val="2F4E34D7"/>
    <w:rsid w:val="2F7C48D0"/>
    <w:rsid w:val="2F800789"/>
    <w:rsid w:val="2FC01EF2"/>
    <w:rsid w:val="2FC502FB"/>
    <w:rsid w:val="2FD35166"/>
    <w:rsid w:val="300206F4"/>
    <w:rsid w:val="301A3C5B"/>
    <w:rsid w:val="30214FEB"/>
    <w:rsid w:val="3030702D"/>
    <w:rsid w:val="30502878"/>
    <w:rsid w:val="30506EFE"/>
    <w:rsid w:val="306F193B"/>
    <w:rsid w:val="30764938"/>
    <w:rsid w:val="309039D2"/>
    <w:rsid w:val="30CE3F6C"/>
    <w:rsid w:val="30D010A4"/>
    <w:rsid w:val="30D0632F"/>
    <w:rsid w:val="31031C16"/>
    <w:rsid w:val="31032B4A"/>
    <w:rsid w:val="31060AFC"/>
    <w:rsid w:val="313078CA"/>
    <w:rsid w:val="313D13A6"/>
    <w:rsid w:val="314C4FED"/>
    <w:rsid w:val="314D51F3"/>
    <w:rsid w:val="314D7668"/>
    <w:rsid w:val="31614C4F"/>
    <w:rsid w:val="31874AAF"/>
    <w:rsid w:val="31881769"/>
    <w:rsid w:val="31941FF4"/>
    <w:rsid w:val="319E7870"/>
    <w:rsid w:val="31AA4512"/>
    <w:rsid w:val="31B8211E"/>
    <w:rsid w:val="31BD0C5B"/>
    <w:rsid w:val="31BE26DF"/>
    <w:rsid w:val="31C2530D"/>
    <w:rsid w:val="31E64DF6"/>
    <w:rsid w:val="322268D6"/>
    <w:rsid w:val="3226022A"/>
    <w:rsid w:val="32430CB7"/>
    <w:rsid w:val="3253349C"/>
    <w:rsid w:val="32587BAD"/>
    <w:rsid w:val="325F1637"/>
    <w:rsid w:val="32736EAE"/>
    <w:rsid w:val="32772F64"/>
    <w:rsid w:val="327B149A"/>
    <w:rsid w:val="328B68FF"/>
    <w:rsid w:val="32932044"/>
    <w:rsid w:val="32AA27D3"/>
    <w:rsid w:val="32B247D3"/>
    <w:rsid w:val="32BA03C5"/>
    <w:rsid w:val="32BA10F2"/>
    <w:rsid w:val="32D0431E"/>
    <w:rsid w:val="32D528B5"/>
    <w:rsid w:val="32DC31D8"/>
    <w:rsid w:val="32F3582F"/>
    <w:rsid w:val="33001723"/>
    <w:rsid w:val="330437E0"/>
    <w:rsid w:val="333A6632"/>
    <w:rsid w:val="33656A09"/>
    <w:rsid w:val="337E6C91"/>
    <w:rsid w:val="339244E3"/>
    <w:rsid w:val="33952819"/>
    <w:rsid w:val="33A54985"/>
    <w:rsid w:val="33CF6318"/>
    <w:rsid w:val="33D071F1"/>
    <w:rsid w:val="33E5712A"/>
    <w:rsid w:val="33F35825"/>
    <w:rsid w:val="33F833F8"/>
    <w:rsid w:val="33FE66B6"/>
    <w:rsid w:val="34196405"/>
    <w:rsid w:val="34324C65"/>
    <w:rsid w:val="343F0360"/>
    <w:rsid w:val="34795308"/>
    <w:rsid w:val="348954D9"/>
    <w:rsid w:val="349634ED"/>
    <w:rsid w:val="34A144B6"/>
    <w:rsid w:val="34A96BD0"/>
    <w:rsid w:val="34D9488A"/>
    <w:rsid w:val="351E063B"/>
    <w:rsid w:val="351E69AB"/>
    <w:rsid w:val="3529077B"/>
    <w:rsid w:val="3541764C"/>
    <w:rsid w:val="35515A6B"/>
    <w:rsid w:val="35854F62"/>
    <w:rsid w:val="35892412"/>
    <w:rsid w:val="359C4AA7"/>
    <w:rsid w:val="35DF6C48"/>
    <w:rsid w:val="35E2542A"/>
    <w:rsid w:val="35F06AC6"/>
    <w:rsid w:val="360A0682"/>
    <w:rsid w:val="36541DC1"/>
    <w:rsid w:val="365F14AE"/>
    <w:rsid w:val="366C1B0F"/>
    <w:rsid w:val="3679053C"/>
    <w:rsid w:val="36800E9F"/>
    <w:rsid w:val="36D612DB"/>
    <w:rsid w:val="36EF1FF1"/>
    <w:rsid w:val="36F701EE"/>
    <w:rsid w:val="373B06D8"/>
    <w:rsid w:val="373E59F2"/>
    <w:rsid w:val="374B2B71"/>
    <w:rsid w:val="37522077"/>
    <w:rsid w:val="375C33EF"/>
    <w:rsid w:val="376D7EB3"/>
    <w:rsid w:val="377D0E7F"/>
    <w:rsid w:val="3781042C"/>
    <w:rsid w:val="378601E0"/>
    <w:rsid w:val="37971FB7"/>
    <w:rsid w:val="379920DB"/>
    <w:rsid w:val="37A71957"/>
    <w:rsid w:val="37B051A2"/>
    <w:rsid w:val="37B70E40"/>
    <w:rsid w:val="37C262F5"/>
    <w:rsid w:val="37CA5EAE"/>
    <w:rsid w:val="37CF053B"/>
    <w:rsid w:val="37D845FC"/>
    <w:rsid w:val="37EA0F99"/>
    <w:rsid w:val="37F25C9A"/>
    <w:rsid w:val="37F75A98"/>
    <w:rsid w:val="38037BB2"/>
    <w:rsid w:val="380C0380"/>
    <w:rsid w:val="38216008"/>
    <w:rsid w:val="385A77BF"/>
    <w:rsid w:val="387502E0"/>
    <w:rsid w:val="38836059"/>
    <w:rsid w:val="38905A49"/>
    <w:rsid w:val="38A52598"/>
    <w:rsid w:val="38AD5CE2"/>
    <w:rsid w:val="38B4684C"/>
    <w:rsid w:val="38BE5892"/>
    <w:rsid w:val="38C51F5B"/>
    <w:rsid w:val="38C96BBC"/>
    <w:rsid w:val="38CB2CCE"/>
    <w:rsid w:val="38E35336"/>
    <w:rsid w:val="38EE3FD8"/>
    <w:rsid w:val="38F174C4"/>
    <w:rsid w:val="390C3E06"/>
    <w:rsid w:val="392D2CE5"/>
    <w:rsid w:val="392E125D"/>
    <w:rsid w:val="396863E8"/>
    <w:rsid w:val="39722D94"/>
    <w:rsid w:val="397F0E92"/>
    <w:rsid w:val="39852520"/>
    <w:rsid w:val="39B03B4D"/>
    <w:rsid w:val="39BF0B5B"/>
    <w:rsid w:val="39C012DF"/>
    <w:rsid w:val="39DC58DB"/>
    <w:rsid w:val="39F2176B"/>
    <w:rsid w:val="3A081902"/>
    <w:rsid w:val="3A0D6BF2"/>
    <w:rsid w:val="3A17608F"/>
    <w:rsid w:val="3A311A24"/>
    <w:rsid w:val="3A610D35"/>
    <w:rsid w:val="3A635020"/>
    <w:rsid w:val="3A7C3B81"/>
    <w:rsid w:val="3A7D6ECF"/>
    <w:rsid w:val="3A837999"/>
    <w:rsid w:val="3A924581"/>
    <w:rsid w:val="3A995E48"/>
    <w:rsid w:val="3ABB422A"/>
    <w:rsid w:val="3ACE53F6"/>
    <w:rsid w:val="3AE539BF"/>
    <w:rsid w:val="3AFA207B"/>
    <w:rsid w:val="3B014AB5"/>
    <w:rsid w:val="3B2540A4"/>
    <w:rsid w:val="3B392219"/>
    <w:rsid w:val="3B3A3BCE"/>
    <w:rsid w:val="3B3B7DA8"/>
    <w:rsid w:val="3B6853A1"/>
    <w:rsid w:val="3BAE7776"/>
    <w:rsid w:val="3BB67F62"/>
    <w:rsid w:val="3BD1401D"/>
    <w:rsid w:val="3BD21AF9"/>
    <w:rsid w:val="3C1C081D"/>
    <w:rsid w:val="3C543672"/>
    <w:rsid w:val="3C61692F"/>
    <w:rsid w:val="3C8E57EA"/>
    <w:rsid w:val="3C941FF2"/>
    <w:rsid w:val="3CAE69F0"/>
    <w:rsid w:val="3CBB6FBD"/>
    <w:rsid w:val="3CCE79B5"/>
    <w:rsid w:val="3CD037FA"/>
    <w:rsid w:val="3CE24AA5"/>
    <w:rsid w:val="3CF85F13"/>
    <w:rsid w:val="3D1048B2"/>
    <w:rsid w:val="3D171158"/>
    <w:rsid w:val="3D280E40"/>
    <w:rsid w:val="3D4445A5"/>
    <w:rsid w:val="3D530718"/>
    <w:rsid w:val="3D5B3DAA"/>
    <w:rsid w:val="3D60619C"/>
    <w:rsid w:val="3D6131AE"/>
    <w:rsid w:val="3D6762D6"/>
    <w:rsid w:val="3D776713"/>
    <w:rsid w:val="3D7D0244"/>
    <w:rsid w:val="3DBE13F0"/>
    <w:rsid w:val="3DC4141C"/>
    <w:rsid w:val="3DD336AF"/>
    <w:rsid w:val="3DF05576"/>
    <w:rsid w:val="3E191A3B"/>
    <w:rsid w:val="3E230433"/>
    <w:rsid w:val="3E434BE4"/>
    <w:rsid w:val="3E4F4CE5"/>
    <w:rsid w:val="3E7C6D5D"/>
    <w:rsid w:val="3E8969E3"/>
    <w:rsid w:val="3EB40367"/>
    <w:rsid w:val="3ECD617B"/>
    <w:rsid w:val="3ED63A8B"/>
    <w:rsid w:val="3EDC5EF0"/>
    <w:rsid w:val="3EDE6DC1"/>
    <w:rsid w:val="3EED617F"/>
    <w:rsid w:val="3F0120EC"/>
    <w:rsid w:val="3F1630E6"/>
    <w:rsid w:val="3F1E4F98"/>
    <w:rsid w:val="3F3349EB"/>
    <w:rsid w:val="3F40267C"/>
    <w:rsid w:val="3F46155B"/>
    <w:rsid w:val="3F511FAB"/>
    <w:rsid w:val="3F6101BA"/>
    <w:rsid w:val="3F6871E0"/>
    <w:rsid w:val="3FA66A2F"/>
    <w:rsid w:val="3FAB3729"/>
    <w:rsid w:val="3FB0769F"/>
    <w:rsid w:val="3FCD588D"/>
    <w:rsid w:val="3FD108EB"/>
    <w:rsid w:val="3FEB2DFE"/>
    <w:rsid w:val="40122654"/>
    <w:rsid w:val="40166972"/>
    <w:rsid w:val="40472677"/>
    <w:rsid w:val="407019FC"/>
    <w:rsid w:val="408B628D"/>
    <w:rsid w:val="408D6441"/>
    <w:rsid w:val="40911A5B"/>
    <w:rsid w:val="409C2F14"/>
    <w:rsid w:val="40B03B6A"/>
    <w:rsid w:val="40B537F5"/>
    <w:rsid w:val="40BD67B7"/>
    <w:rsid w:val="40C956EA"/>
    <w:rsid w:val="40CB0F9A"/>
    <w:rsid w:val="40CB25C2"/>
    <w:rsid w:val="40D148AB"/>
    <w:rsid w:val="40F847A5"/>
    <w:rsid w:val="4100336C"/>
    <w:rsid w:val="41051157"/>
    <w:rsid w:val="41175C07"/>
    <w:rsid w:val="413A694A"/>
    <w:rsid w:val="415E7247"/>
    <w:rsid w:val="416007CF"/>
    <w:rsid w:val="416B1FD0"/>
    <w:rsid w:val="41835CA5"/>
    <w:rsid w:val="418C54C1"/>
    <w:rsid w:val="41A326BF"/>
    <w:rsid w:val="41A82E46"/>
    <w:rsid w:val="41E10C83"/>
    <w:rsid w:val="41E32E4A"/>
    <w:rsid w:val="41F9306D"/>
    <w:rsid w:val="423A09A3"/>
    <w:rsid w:val="423C266F"/>
    <w:rsid w:val="425A5115"/>
    <w:rsid w:val="425C21C1"/>
    <w:rsid w:val="426C74C0"/>
    <w:rsid w:val="42742D53"/>
    <w:rsid w:val="42831A39"/>
    <w:rsid w:val="42F21FE1"/>
    <w:rsid w:val="42FD3BF5"/>
    <w:rsid w:val="43156ADD"/>
    <w:rsid w:val="431D622D"/>
    <w:rsid w:val="43265455"/>
    <w:rsid w:val="4337784E"/>
    <w:rsid w:val="4348161B"/>
    <w:rsid w:val="435A151F"/>
    <w:rsid w:val="435C0776"/>
    <w:rsid w:val="43616FF7"/>
    <w:rsid w:val="438112D9"/>
    <w:rsid w:val="4387495A"/>
    <w:rsid w:val="43875336"/>
    <w:rsid w:val="4393112A"/>
    <w:rsid w:val="43982350"/>
    <w:rsid w:val="43A54739"/>
    <w:rsid w:val="43A90314"/>
    <w:rsid w:val="43A96C0C"/>
    <w:rsid w:val="43B23925"/>
    <w:rsid w:val="43B31DF0"/>
    <w:rsid w:val="43BA15A1"/>
    <w:rsid w:val="43EB473C"/>
    <w:rsid w:val="44155D9B"/>
    <w:rsid w:val="442A303A"/>
    <w:rsid w:val="444E52C3"/>
    <w:rsid w:val="44755275"/>
    <w:rsid w:val="44767BDF"/>
    <w:rsid w:val="447A5CCF"/>
    <w:rsid w:val="448F3EF2"/>
    <w:rsid w:val="44981520"/>
    <w:rsid w:val="44B85E17"/>
    <w:rsid w:val="44CD31EF"/>
    <w:rsid w:val="44F74ACF"/>
    <w:rsid w:val="45035274"/>
    <w:rsid w:val="450E1391"/>
    <w:rsid w:val="451C1C24"/>
    <w:rsid w:val="452644FF"/>
    <w:rsid w:val="453204EA"/>
    <w:rsid w:val="453D7169"/>
    <w:rsid w:val="45701188"/>
    <w:rsid w:val="458E7989"/>
    <w:rsid w:val="45936296"/>
    <w:rsid w:val="45995515"/>
    <w:rsid w:val="459B096F"/>
    <w:rsid w:val="45BF6980"/>
    <w:rsid w:val="45C90C67"/>
    <w:rsid w:val="45DD511B"/>
    <w:rsid w:val="45EF0569"/>
    <w:rsid w:val="462474BE"/>
    <w:rsid w:val="4625196D"/>
    <w:rsid w:val="462C2EA1"/>
    <w:rsid w:val="46315586"/>
    <w:rsid w:val="46324DCD"/>
    <w:rsid w:val="46396DD6"/>
    <w:rsid w:val="463B6CF8"/>
    <w:rsid w:val="466D0334"/>
    <w:rsid w:val="466F3B42"/>
    <w:rsid w:val="46717AFF"/>
    <w:rsid w:val="467D484D"/>
    <w:rsid w:val="468A1FF8"/>
    <w:rsid w:val="46A773A2"/>
    <w:rsid w:val="46CC6D7B"/>
    <w:rsid w:val="46D62DB7"/>
    <w:rsid w:val="4707472B"/>
    <w:rsid w:val="47182142"/>
    <w:rsid w:val="472007D6"/>
    <w:rsid w:val="472A1402"/>
    <w:rsid w:val="47352F6C"/>
    <w:rsid w:val="47696EF8"/>
    <w:rsid w:val="476F5CE6"/>
    <w:rsid w:val="477034BC"/>
    <w:rsid w:val="479E7FE4"/>
    <w:rsid w:val="47B25852"/>
    <w:rsid w:val="47C622B3"/>
    <w:rsid w:val="47CE63B7"/>
    <w:rsid w:val="47DA00EE"/>
    <w:rsid w:val="47F058EA"/>
    <w:rsid w:val="480004B0"/>
    <w:rsid w:val="480150D0"/>
    <w:rsid w:val="48085DFB"/>
    <w:rsid w:val="48396DCE"/>
    <w:rsid w:val="48405073"/>
    <w:rsid w:val="4841053C"/>
    <w:rsid w:val="484409A0"/>
    <w:rsid w:val="485D3E60"/>
    <w:rsid w:val="487D6C37"/>
    <w:rsid w:val="488F1019"/>
    <w:rsid w:val="489D3F37"/>
    <w:rsid w:val="48A066CF"/>
    <w:rsid w:val="48AC2281"/>
    <w:rsid w:val="48AF6C1C"/>
    <w:rsid w:val="48B82228"/>
    <w:rsid w:val="48FC15F1"/>
    <w:rsid w:val="491B3B2C"/>
    <w:rsid w:val="492771BB"/>
    <w:rsid w:val="4941303B"/>
    <w:rsid w:val="49423B37"/>
    <w:rsid w:val="49511F73"/>
    <w:rsid w:val="49794588"/>
    <w:rsid w:val="499C7985"/>
    <w:rsid w:val="49A607E1"/>
    <w:rsid w:val="49AE6A80"/>
    <w:rsid w:val="49CF2C21"/>
    <w:rsid w:val="49D4471E"/>
    <w:rsid w:val="49D45B96"/>
    <w:rsid w:val="49E80AF9"/>
    <w:rsid w:val="49EE1081"/>
    <w:rsid w:val="49FE1001"/>
    <w:rsid w:val="4A1E30A8"/>
    <w:rsid w:val="4A2114BC"/>
    <w:rsid w:val="4A253692"/>
    <w:rsid w:val="4A28601D"/>
    <w:rsid w:val="4A3263A0"/>
    <w:rsid w:val="4A4213BE"/>
    <w:rsid w:val="4A6B110C"/>
    <w:rsid w:val="4A71183C"/>
    <w:rsid w:val="4A773799"/>
    <w:rsid w:val="4A7C5A16"/>
    <w:rsid w:val="4A8C7241"/>
    <w:rsid w:val="4AA73524"/>
    <w:rsid w:val="4AA97F27"/>
    <w:rsid w:val="4AB63534"/>
    <w:rsid w:val="4AB953B9"/>
    <w:rsid w:val="4ABC2839"/>
    <w:rsid w:val="4ACF5C94"/>
    <w:rsid w:val="4AD779EE"/>
    <w:rsid w:val="4AE4755F"/>
    <w:rsid w:val="4AFB440C"/>
    <w:rsid w:val="4B35144D"/>
    <w:rsid w:val="4B48511D"/>
    <w:rsid w:val="4B5820FD"/>
    <w:rsid w:val="4B59436F"/>
    <w:rsid w:val="4B6406BC"/>
    <w:rsid w:val="4B6552EB"/>
    <w:rsid w:val="4B6A0F2D"/>
    <w:rsid w:val="4B7A54EA"/>
    <w:rsid w:val="4B813759"/>
    <w:rsid w:val="4B856076"/>
    <w:rsid w:val="4B9B2372"/>
    <w:rsid w:val="4B9D6519"/>
    <w:rsid w:val="4BDF5438"/>
    <w:rsid w:val="4BE45492"/>
    <w:rsid w:val="4C095509"/>
    <w:rsid w:val="4C165B8C"/>
    <w:rsid w:val="4C272C25"/>
    <w:rsid w:val="4C281B7E"/>
    <w:rsid w:val="4C325A38"/>
    <w:rsid w:val="4C3D3388"/>
    <w:rsid w:val="4C3F4DB1"/>
    <w:rsid w:val="4C683521"/>
    <w:rsid w:val="4C782719"/>
    <w:rsid w:val="4CA22634"/>
    <w:rsid w:val="4CC82EF0"/>
    <w:rsid w:val="4CF51113"/>
    <w:rsid w:val="4CFC3D2C"/>
    <w:rsid w:val="4D034EB2"/>
    <w:rsid w:val="4D126B2B"/>
    <w:rsid w:val="4D2F3C69"/>
    <w:rsid w:val="4D374FEA"/>
    <w:rsid w:val="4D547B1B"/>
    <w:rsid w:val="4D563E61"/>
    <w:rsid w:val="4D5D78F5"/>
    <w:rsid w:val="4D651847"/>
    <w:rsid w:val="4D662FC2"/>
    <w:rsid w:val="4D6B429F"/>
    <w:rsid w:val="4D6D2F0E"/>
    <w:rsid w:val="4D78053F"/>
    <w:rsid w:val="4D827FE0"/>
    <w:rsid w:val="4D9D409C"/>
    <w:rsid w:val="4D9F0514"/>
    <w:rsid w:val="4DAC5F4F"/>
    <w:rsid w:val="4DAF3F6C"/>
    <w:rsid w:val="4DD9429C"/>
    <w:rsid w:val="4DE75608"/>
    <w:rsid w:val="4DF06055"/>
    <w:rsid w:val="4E25471D"/>
    <w:rsid w:val="4E325919"/>
    <w:rsid w:val="4E364862"/>
    <w:rsid w:val="4E4620BE"/>
    <w:rsid w:val="4E544CFF"/>
    <w:rsid w:val="4E827CB5"/>
    <w:rsid w:val="4E9007E1"/>
    <w:rsid w:val="4ECB4F04"/>
    <w:rsid w:val="4ECE0DCA"/>
    <w:rsid w:val="4ED46747"/>
    <w:rsid w:val="4EE23039"/>
    <w:rsid w:val="4EF453D2"/>
    <w:rsid w:val="4F137F7A"/>
    <w:rsid w:val="4F19316B"/>
    <w:rsid w:val="4F276C34"/>
    <w:rsid w:val="4F2F3527"/>
    <w:rsid w:val="4F336456"/>
    <w:rsid w:val="4F430340"/>
    <w:rsid w:val="4F552D37"/>
    <w:rsid w:val="4F5D5A8F"/>
    <w:rsid w:val="4F6964AD"/>
    <w:rsid w:val="4F6D6D85"/>
    <w:rsid w:val="4F844543"/>
    <w:rsid w:val="4F98493A"/>
    <w:rsid w:val="4FA4779E"/>
    <w:rsid w:val="4FAC5B7B"/>
    <w:rsid w:val="4FC310AB"/>
    <w:rsid w:val="4FCF70EE"/>
    <w:rsid w:val="4FD15559"/>
    <w:rsid w:val="4FE96C4E"/>
    <w:rsid w:val="4FF2053E"/>
    <w:rsid w:val="4FFE3645"/>
    <w:rsid w:val="50041D82"/>
    <w:rsid w:val="5018002A"/>
    <w:rsid w:val="505A32F4"/>
    <w:rsid w:val="506A727A"/>
    <w:rsid w:val="506C277D"/>
    <w:rsid w:val="506C2E2B"/>
    <w:rsid w:val="5070653E"/>
    <w:rsid w:val="5086603A"/>
    <w:rsid w:val="508C2CB2"/>
    <w:rsid w:val="508E6D8A"/>
    <w:rsid w:val="50AE3DE8"/>
    <w:rsid w:val="50B522D4"/>
    <w:rsid w:val="50C305AD"/>
    <w:rsid w:val="50CE6F9F"/>
    <w:rsid w:val="510E2321"/>
    <w:rsid w:val="5114000A"/>
    <w:rsid w:val="51311C98"/>
    <w:rsid w:val="51395064"/>
    <w:rsid w:val="51407309"/>
    <w:rsid w:val="51563AF8"/>
    <w:rsid w:val="5163735D"/>
    <w:rsid w:val="51663A10"/>
    <w:rsid w:val="517C781D"/>
    <w:rsid w:val="5182752D"/>
    <w:rsid w:val="518F0EC2"/>
    <w:rsid w:val="519E791E"/>
    <w:rsid w:val="51C54879"/>
    <w:rsid w:val="51D01B2A"/>
    <w:rsid w:val="51E219F8"/>
    <w:rsid w:val="51EA0796"/>
    <w:rsid w:val="51EC5605"/>
    <w:rsid w:val="51F42573"/>
    <w:rsid w:val="51F9113C"/>
    <w:rsid w:val="521A7977"/>
    <w:rsid w:val="52297363"/>
    <w:rsid w:val="522E5895"/>
    <w:rsid w:val="52301103"/>
    <w:rsid w:val="523F4C40"/>
    <w:rsid w:val="52592074"/>
    <w:rsid w:val="52686AFB"/>
    <w:rsid w:val="528A0C22"/>
    <w:rsid w:val="52921EC2"/>
    <w:rsid w:val="529968F1"/>
    <w:rsid w:val="52A21045"/>
    <w:rsid w:val="52A96142"/>
    <w:rsid w:val="52B75669"/>
    <w:rsid w:val="52CE3A9C"/>
    <w:rsid w:val="52DC7344"/>
    <w:rsid w:val="53080C5C"/>
    <w:rsid w:val="53207DE0"/>
    <w:rsid w:val="53376114"/>
    <w:rsid w:val="535654A9"/>
    <w:rsid w:val="536303F9"/>
    <w:rsid w:val="53717671"/>
    <w:rsid w:val="53771106"/>
    <w:rsid w:val="53823886"/>
    <w:rsid w:val="53841B77"/>
    <w:rsid w:val="5394528D"/>
    <w:rsid w:val="53B221B0"/>
    <w:rsid w:val="53B709DC"/>
    <w:rsid w:val="53BA58CE"/>
    <w:rsid w:val="53C34469"/>
    <w:rsid w:val="53D0062E"/>
    <w:rsid w:val="53DA7717"/>
    <w:rsid w:val="54045B86"/>
    <w:rsid w:val="541219FA"/>
    <w:rsid w:val="5426718F"/>
    <w:rsid w:val="545A131D"/>
    <w:rsid w:val="54633072"/>
    <w:rsid w:val="54683135"/>
    <w:rsid w:val="547B70AA"/>
    <w:rsid w:val="548213EA"/>
    <w:rsid w:val="54987872"/>
    <w:rsid w:val="54995736"/>
    <w:rsid w:val="549A43D7"/>
    <w:rsid w:val="54A07C64"/>
    <w:rsid w:val="54CD2DB5"/>
    <w:rsid w:val="54D06125"/>
    <w:rsid w:val="54DA418C"/>
    <w:rsid w:val="54DD3215"/>
    <w:rsid w:val="54EC672C"/>
    <w:rsid w:val="552C1563"/>
    <w:rsid w:val="552D6400"/>
    <w:rsid w:val="552E27AA"/>
    <w:rsid w:val="55413984"/>
    <w:rsid w:val="556B3077"/>
    <w:rsid w:val="558805FA"/>
    <w:rsid w:val="55B6145F"/>
    <w:rsid w:val="55D436CB"/>
    <w:rsid w:val="55DB3336"/>
    <w:rsid w:val="560B4A43"/>
    <w:rsid w:val="560F13F2"/>
    <w:rsid w:val="5613323A"/>
    <w:rsid w:val="56250479"/>
    <w:rsid w:val="565C025E"/>
    <w:rsid w:val="56793075"/>
    <w:rsid w:val="56941BD9"/>
    <w:rsid w:val="56994154"/>
    <w:rsid w:val="569C0350"/>
    <w:rsid w:val="56C765BE"/>
    <w:rsid w:val="56CC64EE"/>
    <w:rsid w:val="56D14997"/>
    <w:rsid w:val="56FC24B7"/>
    <w:rsid w:val="57060B12"/>
    <w:rsid w:val="57200F41"/>
    <w:rsid w:val="57226986"/>
    <w:rsid w:val="575C2F3B"/>
    <w:rsid w:val="57743789"/>
    <w:rsid w:val="57761E1B"/>
    <w:rsid w:val="577A0280"/>
    <w:rsid w:val="578D6C0D"/>
    <w:rsid w:val="57950D13"/>
    <w:rsid w:val="57B21739"/>
    <w:rsid w:val="57C661F8"/>
    <w:rsid w:val="57DB0898"/>
    <w:rsid w:val="58067F76"/>
    <w:rsid w:val="58255383"/>
    <w:rsid w:val="584D14FB"/>
    <w:rsid w:val="58513DD3"/>
    <w:rsid w:val="5854254E"/>
    <w:rsid w:val="58667C61"/>
    <w:rsid w:val="58680CBA"/>
    <w:rsid w:val="588D58AE"/>
    <w:rsid w:val="58912951"/>
    <w:rsid w:val="58A26522"/>
    <w:rsid w:val="58C304F7"/>
    <w:rsid w:val="58CE1176"/>
    <w:rsid w:val="58E50739"/>
    <w:rsid w:val="58EA0BF2"/>
    <w:rsid w:val="58F30A11"/>
    <w:rsid w:val="59155919"/>
    <w:rsid w:val="592466FB"/>
    <w:rsid w:val="592C15F9"/>
    <w:rsid w:val="594546F2"/>
    <w:rsid w:val="595D2E46"/>
    <w:rsid w:val="596C540E"/>
    <w:rsid w:val="597A58D9"/>
    <w:rsid w:val="598235BE"/>
    <w:rsid w:val="59905902"/>
    <w:rsid w:val="59AA7185"/>
    <w:rsid w:val="59BC009B"/>
    <w:rsid w:val="59CF43BC"/>
    <w:rsid w:val="59E528F4"/>
    <w:rsid w:val="59EB5894"/>
    <w:rsid w:val="59FB2811"/>
    <w:rsid w:val="5A141A9E"/>
    <w:rsid w:val="5A1E4D8B"/>
    <w:rsid w:val="5A1F47CF"/>
    <w:rsid w:val="5A2E6E3D"/>
    <w:rsid w:val="5A3C24A2"/>
    <w:rsid w:val="5A714567"/>
    <w:rsid w:val="5A726218"/>
    <w:rsid w:val="5A792C41"/>
    <w:rsid w:val="5A847AB1"/>
    <w:rsid w:val="5A883B8B"/>
    <w:rsid w:val="5A8A07A5"/>
    <w:rsid w:val="5A8E055F"/>
    <w:rsid w:val="5A945BDA"/>
    <w:rsid w:val="5AA33B7B"/>
    <w:rsid w:val="5AB276FE"/>
    <w:rsid w:val="5AE955AF"/>
    <w:rsid w:val="5B0C5B29"/>
    <w:rsid w:val="5B170A9C"/>
    <w:rsid w:val="5B181B20"/>
    <w:rsid w:val="5B28209B"/>
    <w:rsid w:val="5B287F03"/>
    <w:rsid w:val="5B2D57A9"/>
    <w:rsid w:val="5B3A4DF1"/>
    <w:rsid w:val="5B443A8D"/>
    <w:rsid w:val="5B523B51"/>
    <w:rsid w:val="5B54166C"/>
    <w:rsid w:val="5B5F1C1A"/>
    <w:rsid w:val="5B8B328C"/>
    <w:rsid w:val="5B941DA7"/>
    <w:rsid w:val="5BB431A9"/>
    <w:rsid w:val="5BC1451D"/>
    <w:rsid w:val="5BE5144A"/>
    <w:rsid w:val="5BEF33FA"/>
    <w:rsid w:val="5BFC1204"/>
    <w:rsid w:val="5C11530B"/>
    <w:rsid w:val="5C197B64"/>
    <w:rsid w:val="5C1D02A6"/>
    <w:rsid w:val="5C386E10"/>
    <w:rsid w:val="5C8C7FA2"/>
    <w:rsid w:val="5C933364"/>
    <w:rsid w:val="5C99002F"/>
    <w:rsid w:val="5CA4007C"/>
    <w:rsid w:val="5CA51B81"/>
    <w:rsid w:val="5CFD66F2"/>
    <w:rsid w:val="5D0761D3"/>
    <w:rsid w:val="5D224123"/>
    <w:rsid w:val="5D2A5F04"/>
    <w:rsid w:val="5D2B357C"/>
    <w:rsid w:val="5D732672"/>
    <w:rsid w:val="5D743C87"/>
    <w:rsid w:val="5D98646F"/>
    <w:rsid w:val="5DB002A4"/>
    <w:rsid w:val="5DC9006C"/>
    <w:rsid w:val="5DCD57F8"/>
    <w:rsid w:val="5DDD4608"/>
    <w:rsid w:val="5E15402B"/>
    <w:rsid w:val="5E1724C0"/>
    <w:rsid w:val="5E453E73"/>
    <w:rsid w:val="5E453E96"/>
    <w:rsid w:val="5E5807E5"/>
    <w:rsid w:val="5E6C7035"/>
    <w:rsid w:val="5E7C09F8"/>
    <w:rsid w:val="5E7F27DC"/>
    <w:rsid w:val="5E850FEF"/>
    <w:rsid w:val="5E8B67A4"/>
    <w:rsid w:val="5E936735"/>
    <w:rsid w:val="5EBE63F7"/>
    <w:rsid w:val="5EBF7544"/>
    <w:rsid w:val="5EDE1C55"/>
    <w:rsid w:val="5EDF0839"/>
    <w:rsid w:val="5EE121EA"/>
    <w:rsid w:val="5EFE4365"/>
    <w:rsid w:val="5F2C3231"/>
    <w:rsid w:val="5F5475C6"/>
    <w:rsid w:val="5F723955"/>
    <w:rsid w:val="5F7540CC"/>
    <w:rsid w:val="5F8E76D0"/>
    <w:rsid w:val="5F90419D"/>
    <w:rsid w:val="5F9E2F7A"/>
    <w:rsid w:val="5F9E6799"/>
    <w:rsid w:val="5FAA46D3"/>
    <w:rsid w:val="5FAE0001"/>
    <w:rsid w:val="5FB91B0C"/>
    <w:rsid w:val="5FC5604E"/>
    <w:rsid w:val="5FCB70EC"/>
    <w:rsid w:val="5FD80737"/>
    <w:rsid w:val="5FE64F12"/>
    <w:rsid w:val="5FFA7B88"/>
    <w:rsid w:val="601047B7"/>
    <w:rsid w:val="60244A59"/>
    <w:rsid w:val="602C7DA8"/>
    <w:rsid w:val="602E276B"/>
    <w:rsid w:val="60313CEF"/>
    <w:rsid w:val="607B6FAD"/>
    <w:rsid w:val="60935E1D"/>
    <w:rsid w:val="609C0E19"/>
    <w:rsid w:val="609C78B4"/>
    <w:rsid w:val="60A44E78"/>
    <w:rsid w:val="60A957B4"/>
    <w:rsid w:val="60C76A25"/>
    <w:rsid w:val="60CA47E1"/>
    <w:rsid w:val="60CC4EDB"/>
    <w:rsid w:val="60EC726C"/>
    <w:rsid w:val="60ED66A8"/>
    <w:rsid w:val="61024F23"/>
    <w:rsid w:val="6112717C"/>
    <w:rsid w:val="61140640"/>
    <w:rsid w:val="611B3D32"/>
    <w:rsid w:val="61221979"/>
    <w:rsid w:val="613D31DB"/>
    <w:rsid w:val="61802BD5"/>
    <w:rsid w:val="61805399"/>
    <w:rsid w:val="61896EB0"/>
    <w:rsid w:val="619A51E6"/>
    <w:rsid w:val="61A7750A"/>
    <w:rsid w:val="61B43229"/>
    <w:rsid w:val="61D84CD1"/>
    <w:rsid w:val="62006FAA"/>
    <w:rsid w:val="62162B6B"/>
    <w:rsid w:val="621E3DBA"/>
    <w:rsid w:val="624125BB"/>
    <w:rsid w:val="624F50DA"/>
    <w:rsid w:val="626805F8"/>
    <w:rsid w:val="626B7C61"/>
    <w:rsid w:val="628C3BCD"/>
    <w:rsid w:val="62905458"/>
    <w:rsid w:val="62931730"/>
    <w:rsid w:val="629565EA"/>
    <w:rsid w:val="62B775FA"/>
    <w:rsid w:val="62B9289E"/>
    <w:rsid w:val="62C31B62"/>
    <w:rsid w:val="62D05C23"/>
    <w:rsid w:val="62E56B79"/>
    <w:rsid w:val="62E921B6"/>
    <w:rsid w:val="63163625"/>
    <w:rsid w:val="63193084"/>
    <w:rsid w:val="63230CF7"/>
    <w:rsid w:val="63235AE7"/>
    <w:rsid w:val="633A1D8F"/>
    <w:rsid w:val="633E58A5"/>
    <w:rsid w:val="634B17E5"/>
    <w:rsid w:val="6350509B"/>
    <w:rsid w:val="636D4F58"/>
    <w:rsid w:val="63716B7A"/>
    <w:rsid w:val="63765018"/>
    <w:rsid w:val="63C2330C"/>
    <w:rsid w:val="63C37DF3"/>
    <w:rsid w:val="63C55608"/>
    <w:rsid w:val="63CC656D"/>
    <w:rsid w:val="63D86396"/>
    <w:rsid w:val="63DE221D"/>
    <w:rsid w:val="63DF6F6E"/>
    <w:rsid w:val="63E27AEF"/>
    <w:rsid w:val="64194757"/>
    <w:rsid w:val="642F28C6"/>
    <w:rsid w:val="642F5A66"/>
    <w:rsid w:val="64383676"/>
    <w:rsid w:val="64426438"/>
    <w:rsid w:val="644F0A9A"/>
    <w:rsid w:val="64650798"/>
    <w:rsid w:val="6468679D"/>
    <w:rsid w:val="647214C5"/>
    <w:rsid w:val="64786E74"/>
    <w:rsid w:val="64831BE6"/>
    <w:rsid w:val="64A05420"/>
    <w:rsid w:val="64B05E04"/>
    <w:rsid w:val="64C757D8"/>
    <w:rsid w:val="64EB0F96"/>
    <w:rsid w:val="64F8626C"/>
    <w:rsid w:val="64FF7B52"/>
    <w:rsid w:val="650D79A6"/>
    <w:rsid w:val="650E46EE"/>
    <w:rsid w:val="652F62F9"/>
    <w:rsid w:val="653A26F5"/>
    <w:rsid w:val="65447B63"/>
    <w:rsid w:val="655157B0"/>
    <w:rsid w:val="657071F6"/>
    <w:rsid w:val="658600CA"/>
    <w:rsid w:val="65BE695D"/>
    <w:rsid w:val="65E272B0"/>
    <w:rsid w:val="65E76184"/>
    <w:rsid w:val="65F870D7"/>
    <w:rsid w:val="66123F04"/>
    <w:rsid w:val="662B163D"/>
    <w:rsid w:val="66317916"/>
    <w:rsid w:val="66382B6A"/>
    <w:rsid w:val="66640334"/>
    <w:rsid w:val="666E11E4"/>
    <w:rsid w:val="669A63AF"/>
    <w:rsid w:val="669C75D2"/>
    <w:rsid w:val="66B00015"/>
    <w:rsid w:val="66C168F3"/>
    <w:rsid w:val="66C9382F"/>
    <w:rsid w:val="66CF42CF"/>
    <w:rsid w:val="66E61578"/>
    <w:rsid w:val="66E63E98"/>
    <w:rsid w:val="66EC0EDE"/>
    <w:rsid w:val="66EC51E2"/>
    <w:rsid w:val="66FF5B02"/>
    <w:rsid w:val="671C440B"/>
    <w:rsid w:val="671C49EC"/>
    <w:rsid w:val="672B7135"/>
    <w:rsid w:val="67395F23"/>
    <w:rsid w:val="674C50A8"/>
    <w:rsid w:val="674D4E4C"/>
    <w:rsid w:val="677F027E"/>
    <w:rsid w:val="679A4110"/>
    <w:rsid w:val="679D2407"/>
    <w:rsid w:val="67B407A5"/>
    <w:rsid w:val="67B63855"/>
    <w:rsid w:val="67BA078B"/>
    <w:rsid w:val="67D33BFF"/>
    <w:rsid w:val="67D55D28"/>
    <w:rsid w:val="67D94527"/>
    <w:rsid w:val="67ED3E05"/>
    <w:rsid w:val="67EE7592"/>
    <w:rsid w:val="67F15C06"/>
    <w:rsid w:val="68045592"/>
    <w:rsid w:val="681F1E91"/>
    <w:rsid w:val="68250E35"/>
    <w:rsid w:val="68290376"/>
    <w:rsid w:val="682F3D60"/>
    <w:rsid w:val="684D4DD6"/>
    <w:rsid w:val="685933BE"/>
    <w:rsid w:val="68776D3F"/>
    <w:rsid w:val="68956294"/>
    <w:rsid w:val="68A52B61"/>
    <w:rsid w:val="68A75E53"/>
    <w:rsid w:val="68C462EB"/>
    <w:rsid w:val="68F33CCD"/>
    <w:rsid w:val="68F50681"/>
    <w:rsid w:val="68F7478F"/>
    <w:rsid w:val="692E2924"/>
    <w:rsid w:val="69545740"/>
    <w:rsid w:val="696D68E6"/>
    <w:rsid w:val="697342BB"/>
    <w:rsid w:val="697511B3"/>
    <w:rsid w:val="698C5534"/>
    <w:rsid w:val="699D72F4"/>
    <w:rsid w:val="69A364EA"/>
    <w:rsid w:val="69A47A59"/>
    <w:rsid w:val="69A714E0"/>
    <w:rsid w:val="69A8623E"/>
    <w:rsid w:val="69B331F5"/>
    <w:rsid w:val="69BF2B9F"/>
    <w:rsid w:val="69D47367"/>
    <w:rsid w:val="69F331D7"/>
    <w:rsid w:val="6A174619"/>
    <w:rsid w:val="6A262E61"/>
    <w:rsid w:val="6A376F8D"/>
    <w:rsid w:val="6A443522"/>
    <w:rsid w:val="6A4E4353"/>
    <w:rsid w:val="6A5B3305"/>
    <w:rsid w:val="6A5E062C"/>
    <w:rsid w:val="6A635B77"/>
    <w:rsid w:val="6A81242E"/>
    <w:rsid w:val="6A8308B3"/>
    <w:rsid w:val="6A8E29CE"/>
    <w:rsid w:val="6A91438F"/>
    <w:rsid w:val="6AA9611A"/>
    <w:rsid w:val="6AC05146"/>
    <w:rsid w:val="6ACF52A0"/>
    <w:rsid w:val="6AFE15B5"/>
    <w:rsid w:val="6B0268D3"/>
    <w:rsid w:val="6B1A3FF4"/>
    <w:rsid w:val="6B222EB3"/>
    <w:rsid w:val="6B506281"/>
    <w:rsid w:val="6B612161"/>
    <w:rsid w:val="6B722629"/>
    <w:rsid w:val="6B726F63"/>
    <w:rsid w:val="6B735C4A"/>
    <w:rsid w:val="6B79239F"/>
    <w:rsid w:val="6B861377"/>
    <w:rsid w:val="6B86450F"/>
    <w:rsid w:val="6B922E07"/>
    <w:rsid w:val="6B9F3378"/>
    <w:rsid w:val="6BA24E77"/>
    <w:rsid w:val="6BD14CDC"/>
    <w:rsid w:val="6BD66B78"/>
    <w:rsid w:val="6BE66C62"/>
    <w:rsid w:val="6BF36A7F"/>
    <w:rsid w:val="6C030652"/>
    <w:rsid w:val="6C041C3B"/>
    <w:rsid w:val="6C0B31A1"/>
    <w:rsid w:val="6C1702C7"/>
    <w:rsid w:val="6C1827DD"/>
    <w:rsid w:val="6C495C1B"/>
    <w:rsid w:val="6C751FBD"/>
    <w:rsid w:val="6C75208E"/>
    <w:rsid w:val="6C7918FB"/>
    <w:rsid w:val="6C930860"/>
    <w:rsid w:val="6C9D6226"/>
    <w:rsid w:val="6CA2505A"/>
    <w:rsid w:val="6CB17F80"/>
    <w:rsid w:val="6CD00972"/>
    <w:rsid w:val="6D0A36F2"/>
    <w:rsid w:val="6D21622D"/>
    <w:rsid w:val="6D263723"/>
    <w:rsid w:val="6D2E4F81"/>
    <w:rsid w:val="6D4B17C6"/>
    <w:rsid w:val="6D4C50B6"/>
    <w:rsid w:val="6D7946F8"/>
    <w:rsid w:val="6D843668"/>
    <w:rsid w:val="6D903AEC"/>
    <w:rsid w:val="6D9363EF"/>
    <w:rsid w:val="6D9F1E89"/>
    <w:rsid w:val="6DD57E4C"/>
    <w:rsid w:val="6DD60E2B"/>
    <w:rsid w:val="6DF34F30"/>
    <w:rsid w:val="6DF77115"/>
    <w:rsid w:val="6DFD6B3A"/>
    <w:rsid w:val="6E071CA7"/>
    <w:rsid w:val="6E084E38"/>
    <w:rsid w:val="6E1A4ED6"/>
    <w:rsid w:val="6E221474"/>
    <w:rsid w:val="6E2A46FB"/>
    <w:rsid w:val="6E4D02E8"/>
    <w:rsid w:val="6E5B53E4"/>
    <w:rsid w:val="6E6F7A58"/>
    <w:rsid w:val="6E8943FF"/>
    <w:rsid w:val="6E8947B5"/>
    <w:rsid w:val="6EC770A6"/>
    <w:rsid w:val="6EF00A9A"/>
    <w:rsid w:val="6EF5137E"/>
    <w:rsid w:val="6EFB0C70"/>
    <w:rsid w:val="6F1D3D40"/>
    <w:rsid w:val="6F1D56C5"/>
    <w:rsid w:val="6F494EBD"/>
    <w:rsid w:val="6F572118"/>
    <w:rsid w:val="6F5D74EA"/>
    <w:rsid w:val="6F700EA8"/>
    <w:rsid w:val="6F7F5BA7"/>
    <w:rsid w:val="6F8266A5"/>
    <w:rsid w:val="6FB62831"/>
    <w:rsid w:val="6FBF1ED8"/>
    <w:rsid w:val="6FD158B0"/>
    <w:rsid w:val="6FDA5A0D"/>
    <w:rsid w:val="6FEC122C"/>
    <w:rsid w:val="6FF24B44"/>
    <w:rsid w:val="6FF51DF7"/>
    <w:rsid w:val="6FFD7636"/>
    <w:rsid w:val="7003050C"/>
    <w:rsid w:val="703552A3"/>
    <w:rsid w:val="708B4219"/>
    <w:rsid w:val="708B6ABE"/>
    <w:rsid w:val="70AE2097"/>
    <w:rsid w:val="70BD28B8"/>
    <w:rsid w:val="70D85F1A"/>
    <w:rsid w:val="70DB1AED"/>
    <w:rsid w:val="7103706C"/>
    <w:rsid w:val="7104283E"/>
    <w:rsid w:val="712961F5"/>
    <w:rsid w:val="71403D0B"/>
    <w:rsid w:val="715947D5"/>
    <w:rsid w:val="71646A3E"/>
    <w:rsid w:val="718334B4"/>
    <w:rsid w:val="719147EC"/>
    <w:rsid w:val="719D4037"/>
    <w:rsid w:val="71A95E4B"/>
    <w:rsid w:val="71C53AFC"/>
    <w:rsid w:val="72035AB1"/>
    <w:rsid w:val="7211502A"/>
    <w:rsid w:val="721A2D49"/>
    <w:rsid w:val="721B1C3C"/>
    <w:rsid w:val="72534DCB"/>
    <w:rsid w:val="726D0312"/>
    <w:rsid w:val="727469B0"/>
    <w:rsid w:val="727A1823"/>
    <w:rsid w:val="72861606"/>
    <w:rsid w:val="72C52543"/>
    <w:rsid w:val="72E8304F"/>
    <w:rsid w:val="72F91323"/>
    <w:rsid w:val="730B12EC"/>
    <w:rsid w:val="7315220D"/>
    <w:rsid w:val="73233823"/>
    <w:rsid w:val="73265AEC"/>
    <w:rsid w:val="732E474C"/>
    <w:rsid w:val="73300702"/>
    <w:rsid w:val="736C4AFF"/>
    <w:rsid w:val="738D3C31"/>
    <w:rsid w:val="738E1BAA"/>
    <w:rsid w:val="73915404"/>
    <w:rsid w:val="73AF1ED8"/>
    <w:rsid w:val="73BD4AE9"/>
    <w:rsid w:val="73D87443"/>
    <w:rsid w:val="740D79BD"/>
    <w:rsid w:val="74357131"/>
    <w:rsid w:val="74373DF4"/>
    <w:rsid w:val="7460418A"/>
    <w:rsid w:val="746245C7"/>
    <w:rsid w:val="746C588A"/>
    <w:rsid w:val="74745252"/>
    <w:rsid w:val="747D6C1F"/>
    <w:rsid w:val="749E53C9"/>
    <w:rsid w:val="74DB3F38"/>
    <w:rsid w:val="74F23EB6"/>
    <w:rsid w:val="74FE3A8B"/>
    <w:rsid w:val="75061EC1"/>
    <w:rsid w:val="751F0834"/>
    <w:rsid w:val="752A3AC4"/>
    <w:rsid w:val="75415292"/>
    <w:rsid w:val="757E4DFF"/>
    <w:rsid w:val="7584370F"/>
    <w:rsid w:val="759C63FB"/>
    <w:rsid w:val="759F723A"/>
    <w:rsid w:val="75BA16DC"/>
    <w:rsid w:val="75BE07A7"/>
    <w:rsid w:val="75E14175"/>
    <w:rsid w:val="75E724EC"/>
    <w:rsid w:val="75EB02BE"/>
    <w:rsid w:val="76716F98"/>
    <w:rsid w:val="76AF3193"/>
    <w:rsid w:val="76DF64E1"/>
    <w:rsid w:val="76E371C1"/>
    <w:rsid w:val="76F86FEC"/>
    <w:rsid w:val="77014940"/>
    <w:rsid w:val="77230E2A"/>
    <w:rsid w:val="77293E1E"/>
    <w:rsid w:val="77307AE2"/>
    <w:rsid w:val="77341B94"/>
    <w:rsid w:val="773B1832"/>
    <w:rsid w:val="773B3C4B"/>
    <w:rsid w:val="77493C6B"/>
    <w:rsid w:val="774E1889"/>
    <w:rsid w:val="77602068"/>
    <w:rsid w:val="77615F78"/>
    <w:rsid w:val="77656F4E"/>
    <w:rsid w:val="778410B9"/>
    <w:rsid w:val="779B18A2"/>
    <w:rsid w:val="77D36B8A"/>
    <w:rsid w:val="77D86A75"/>
    <w:rsid w:val="77E379BD"/>
    <w:rsid w:val="780D69C4"/>
    <w:rsid w:val="78196ABB"/>
    <w:rsid w:val="781B3FBE"/>
    <w:rsid w:val="781C5D1E"/>
    <w:rsid w:val="781D5C9E"/>
    <w:rsid w:val="7827570D"/>
    <w:rsid w:val="782A3DAE"/>
    <w:rsid w:val="7833354F"/>
    <w:rsid w:val="78354DF5"/>
    <w:rsid w:val="784E4D6C"/>
    <w:rsid w:val="784F7772"/>
    <w:rsid w:val="785F4189"/>
    <w:rsid w:val="786278BA"/>
    <w:rsid w:val="78704423"/>
    <w:rsid w:val="787F3393"/>
    <w:rsid w:val="787F3DD7"/>
    <w:rsid w:val="78875B54"/>
    <w:rsid w:val="788A3833"/>
    <w:rsid w:val="78C76545"/>
    <w:rsid w:val="78D9217D"/>
    <w:rsid w:val="78EA5C98"/>
    <w:rsid w:val="78F763A8"/>
    <w:rsid w:val="791C7DBF"/>
    <w:rsid w:val="79251D2D"/>
    <w:rsid w:val="794243D3"/>
    <w:rsid w:val="79457C9D"/>
    <w:rsid w:val="795B2DFE"/>
    <w:rsid w:val="79677B08"/>
    <w:rsid w:val="79714D2B"/>
    <w:rsid w:val="79766629"/>
    <w:rsid w:val="79851639"/>
    <w:rsid w:val="79A06F02"/>
    <w:rsid w:val="79A36B9C"/>
    <w:rsid w:val="79A97C7F"/>
    <w:rsid w:val="79AC7F6D"/>
    <w:rsid w:val="79D378EE"/>
    <w:rsid w:val="79D547B6"/>
    <w:rsid w:val="79F75B83"/>
    <w:rsid w:val="7A05271E"/>
    <w:rsid w:val="7A2D00A0"/>
    <w:rsid w:val="7A36037A"/>
    <w:rsid w:val="7A5D3544"/>
    <w:rsid w:val="7A7F3ECB"/>
    <w:rsid w:val="7A8B4D53"/>
    <w:rsid w:val="7A97723C"/>
    <w:rsid w:val="7AB239A6"/>
    <w:rsid w:val="7ADF516E"/>
    <w:rsid w:val="7AE930AF"/>
    <w:rsid w:val="7B092121"/>
    <w:rsid w:val="7B14122A"/>
    <w:rsid w:val="7B161743"/>
    <w:rsid w:val="7B186900"/>
    <w:rsid w:val="7B31340A"/>
    <w:rsid w:val="7B360979"/>
    <w:rsid w:val="7B4D552F"/>
    <w:rsid w:val="7B4F4728"/>
    <w:rsid w:val="7B660E2C"/>
    <w:rsid w:val="7B6E018B"/>
    <w:rsid w:val="7B8614AA"/>
    <w:rsid w:val="7B8D6E35"/>
    <w:rsid w:val="7BB82759"/>
    <w:rsid w:val="7BDA7F10"/>
    <w:rsid w:val="7BDB7AF2"/>
    <w:rsid w:val="7BDE2E46"/>
    <w:rsid w:val="7BE7671D"/>
    <w:rsid w:val="7BF5231A"/>
    <w:rsid w:val="7BFB53AC"/>
    <w:rsid w:val="7C0D7DC1"/>
    <w:rsid w:val="7C0E39F9"/>
    <w:rsid w:val="7C1C4F42"/>
    <w:rsid w:val="7C3E0A6A"/>
    <w:rsid w:val="7C4B49B1"/>
    <w:rsid w:val="7C764F43"/>
    <w:rsid w:val="7C7668B0"/>
    <w:rsid w:val="7C8C6D0C"/>
    <w:rsid w:val="7C930396"/>
    <w:rsid w:val="7C961A20"/>
    <w:rsid w:val="7C9A3EB5"/>
    <w:rsid w:val="7C9B126B"/>
    <w:rsid w:val="7CAE3801"/>
    <w:rsid w:val="7CBB3B25"/>
    <w:rsid w:val="7CC20EBA"/>
    <w:rsid w:val="7CCD0148"/>
    <w:rsid w:val="7CCE5B7E"/>
    <w:rsid w:val="7CDB3F55"/>
    <w:rsid w:val="7D091558"/>
    <w:rsid w:val="7D1B6CC9"/>
    <w:rsid w:val="7D4128F6"/>
    <w:rsid w:val="7D423FED"/>
    <w:rsid w:val="7D5D4C4E"/>
    <w:rsid w:val="7D8A0946"/>
    <w:rsid w:val="7D8B5D8F"/>
    <w:rsid w:val="7DB45631"/>
    <w:rsid w:val="7DB45787"/>
    <w:rsid w:val="7DC12307"/>
    <w:rsid w:val="7DD64FC3"/>
    <w:rsid w:val="7DFA735C"/>
    <w:rsid w:val="7E001BC6"/>
    <w:rsid w:val="7E2F214F"/>
    <w:rsid w:val="7E3E4C5F"/>
    <w:rsid w:val="7E40050C"/>
    <w:rsid w:val="7E466AB8"/>
    <w:rsid w:val="7E646C9D"/>
    <w:rsid w:val="7E6D3C11"/>
    <w:rsid w:val="7E7D08EC"/>
    <w:rsid w:val="7E89567F"/>
    <w:rsid w:val="7E8F613E"/>
    <w:rsid w:val="7E93243A"/>
    <w:rsid w:val="7E9C603B"/>
    <w:rsid w:val="7EA44FCD"/>
    <w:rsid w:val="7EAF2C64"/>
    <w:rsid w:val="7EB104F2"/>
    <w:rsid w:val="7ECB36F1"/>
    <w:rsid w:val="7EE428CD"/>
    <w:rsid w:val="7F132988"/>
    <w:rsid w:val="7F1D7C34"/>
    <w:rsid w:val="7F3F4227"/>
    <w:rsid w:val="7F4E1D30"/>
    <w:rsid w:val="7F6228C2"/>
    <w:rsid w:val="7F7444DA"/>
    <w:rsid w:val="7F7956EC"/>
    <w:rsid w:val="7F8F305D"/>
    <w:rsid w:val="7F92126C"/>
    <w:rsid w:val="7F985D97"/>
    <w:rsid w:val="7F9B3EB8"/>
    <w:rsid w:val="7FB024DE"/>
    <w:rsid w:val="7FB83E72"/>
    <w:rsid w:val="7FC351F2"/>
    <w:rsid w:val="7FC51DE7"/>
    <w:rsid w:val="7FDA7B93"/>
    <w:rsid w:val="7FEB282A"/>
    <w:rsid w:val="7FEB2E2E"/>
    <w:rsid w:val="7FEF2898"/>
    <w:rsid w:val="7FF03E7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Salutation" w:uiPriority="99"/>
    <w:lsdException w:name="Table Columns 3" w:uiPriority="99"/>
    <w:lsdException w:name="heading 4" w:uiPriority="9" w:qFormat="true"/>
    <w:lsdException w:name="Medium Shading 2 Accent 2" w:uiPriority="64" w:semiHidden="false" w:unhideWhenUsed="false"/>
    <w:lsdException w:name="Dark List Accent 6" w:uiPriority="70" w:semiHidden="false" w:unhideWhenUsed="false"/>
    <w:lsdException w:name="Table Simple 3" w:uiPriority="99"/>
    <w:lsdException w:name="List Bullet 5" w:uiPriority="99"/>
    <w:lsdException w:name="Medium Grid 1 Accent 5" w:uiPriority="67" w:semiHidden="false" w:unhideWhenUsed="false"/>
    <w:lsdException w:name="index 2" w:uiPriority="99"/>
    <w:lsdException w:name="footnote reference" w:uiPriority="99"/>
    <w:lsdException w:name="Light List Accent 2" w:uiPriority="61" w:semiHidden="false" w:unhideWhenUsed="false"/>
    <w:lsdException w:name="Colorful List Accent 2" w:uiPriority="72" w:semiHidden="false" w:unhideWhenUsed="false"/>
    <w:lsdException w:name="Date" w:uiPriority="99"/>
    <w:lsdException w:name="List Number 5" w:uiPriority="99"/>
    <w:lsdException w:name="Colorful Grid Accent 3" w:uiPriority="73" w:semiHidden="false" w:unhideWhenUsed="false"/>
    <w:lsdException w:name="Medium List 2 Accent 2" w:uiPriority="66" w:semiHidden="false" w:unhideWhenUsed="false"/>
    <w:lsdException w:name="Dark List Accent 2" w:uiPriority="70" w:semiHidden="false" w:unhideWhenUsed="false"/>
    <w:lsdException w:name="Table Web 2" w:uiPriority="99"/>
    <w:lsdException w:name="heading 6" w:uiPriority="9" w:qFormat="true"/>
    <w:lsdException w:name="HTML Cite" w:uiPriority="99"/>
    <w:lsdException w:name="toc 6" w:uiPriority="39"/>
    <w:lsdException w:name="Dark List" w:uiPriority="70" w:semiHidden="false" w:unhideWhenUsed="false"/>
    <w:lsdException w:name="List 2" w:uiPriority="99"/>
    <w:lsdException w:name="toc 9" w:uiPriority="39"/>
    <w:lsdException w:name="Colorful Shading Accent 4" w:uiPriority="71" w:semiHidden="false" w:unhideWhenUsed="false"/>
    <w:lsdException w:name="Medium Grid 3 Accent 1" w:uiPriority="69" w:semiHidden="false" w:unhideWhenUsed="false"/>
    <w:lsdException w:name="List 5" w:uiPriority="99"/>
    <w:lsdException w:name="Medium List 1 Accent 1" w:uiPriority="65" w:semiHidden="false" w:unhideWhenUsed="false"/>
    <w:lsdException w:name="index 8" w:uiPriority="99"/>
    <w:lsdException w:name="Medium Shading 1 Accent 2" w:uiPriority="63" w:semiHidden="false" w:unhideWhenUsed="false"/>
    <w:lsdException w:name="index heading" w:uiPriority="99"/>
    <w:lsdException w:name="Table List 8" w:uiPriority="99"/>
    <w:lsdException w:name="Colorful List Accent 1" w:uiPriority="72" w:semiHidden="false" w:unhideWhenUsed="false"/>
    <w:lsdException w:name="Table Web 3" w:uiPriority="99"/>
    <w:lsdException w:name="Colorful Shading Accent 1" w:uiPriority="71" w:semiHidden="false" w:unhideWhenUsed="false"/>
    <w:lsdException w:name="Table Subtle 1" w:uiPriority="99"/>
    <w:lsdException w:name="Table Colorful 1" w:uiPriority="99"/>
    <w:lsdException w:name="Dark List Accent 5" w:uiPriority="70" w:semiHidden="false" w:unhideWhenUsed="false"/>
    <w:lsdException w:name="Colorful Shading Accent 3" w:uiPriority="71" w:semiHidden="false" w:unhideWhenUsed="false"/>
    <w:lsdException w:name="Light List" w:uiPriority="61" w:semiHidden="false" w:unhideWhenUsed="false"/>
    <w:lsdException w:name="Note Heading" w:uiPriority="99"/>
    <w:lsdException w:name="Medium Grid 3 Accent 6" w:uiPriority="69" w:semiHidden="false" w:unhideWhenUsed="false"/>
    <w:lsdException w:name="Light Shading Accent 2" w:uiPriority="60" w:semiHidden="false" w:unhideWhenUsed="false"/>
    <w:lsdException w:name="Light List Accent 6" w:uiPriority="61" w:semiHidden="false" w:unhideWhenUsed="false"/>
    <w:lsdException w:name="List 3" w:uiPriority="99"/>
    <w:lsdException w:name="List Paragraph" w:uiPriority="34" w:semiHidden="false" w:unhideWhenUsed="false" w:qFormat="true"/>
    <w:lsdException w:name="Medium Shading 1 Accent 1" w:uiPriority="63" w:semiHidden="false" w:unhideWhenUsed="false"/>
    <w:lsdException w:name="Medium Grid 2 Accent 2" w:uiPriority="68" w:semiHidden="false" w:unhideWhenUsed="false"/>
    <w:lsdException w:name="HTML Variable" w:uiPriority="99" w:qFormat="true"/>
    <w:lsdException w:name="Closing" w:uiPriority="99"/>
    <w:lsdException w:name="Light Grid Accent 3" w:uiPriority="62" w:semiHidden="false" w:unhideWhenUsed="false"/>
    <w:lsdException w:name="Table Columns 2" w:uiPriority="99"/>
    <w:lsdException w:name="Table Colorful 2" w:uiPriority="99"/>
    <w:lsdException w:name="heading 7" w:uiPriority="9" w:qFormat="true"/>
    <w:lsdException w:name="Medium List 2 Accent 5" w:uiPriority="66" w:semiHidden="false" w:unhideWhenUsed="false"/>
    <w:lsdException w:name="Colorful Shading Accent 6" w:uiPriority="71" w:semiHidden="false" w:unhideWhenUsed="false"/>
    <w:lsdException w:name="Table List 4" w:uiPriority="99"/>
    <w:lsdException w:name="Table Colorful 3" w:uiPriority="99"/>
    <w:lsdException w:name="Light List Accent 1" w:uiPriority="61" w:semiHidden="false" w:unhideWhenUsed="false"/>
    <w:lsdException w:name="Table Classic 3" w:uiPriority="99"/>
    <w:lsdException w:name="Medium List 2" w:uiPriority="66" w:semiHidden="false" w:unhideWhenUsed="false"/>
    <w:lsdException w:name="toc 7" w:uiPriority="39"/>
    <w:lsdException w:name="Table Columns 1" w:uiPriority="99"/>
    <w:lsdException w:name="Table Grid 5" w:uiPriority="99"/>
    <w:lsdException w:name="Medium Shading 2 Accent 5" w:uiPriority="64" w:semiHidden="false" w:unhideWhenUsed="false"/>
    <w:lsdException w:name="table of authorities" w:uiPriority="99"/>
    <w:lsdException w:name="List Continue 3" w:uiPriority="99"/>
    <w:lsdException w:name="Body Text Indent" w:uiPriority="99"/>
    <w:lsdException w:name="heading 1" w:uiPriority="9" w:semiHidden="false" w:unhideWhenUsed="false" w:qFormat="true"/>
    <w:lsdException w:name="Light Grid Accent 2" w:uiPriority="62" w:semiHidden="false" w:unhideWhenUsed="false"/>
    <w:lsdException w:name="heading 5" w:uiPriority="9" w:qFormat="true"/>
    <w:lsdException w:name="Colorful Grid" w:uiPriority="73" w:semiHidden="false" w:unhideWhenUsed="false"/>
    <w:lsdException w:name="toc 8" w:uiPriority="39"/>
    <w:lsdException w:name="Medium Shading 2 Accent 3" w:uiPriority="64" w:semiHidden="false" w:unhideWhenUsed="false"/>
    <w:lsdException w:name="HTML Acronym" w:uiPriority="99"/>
    <w:lsdException w:name="Table List 3" w:uiPriority="99"/>
    <w:lsdException w:name="Table Grid 8" w:uiPriority="99"/>
    <w:lsdException w:name="Medium Grid 3 Accent 3" w:uiPriority="69" w:semiHidden="false" w:unhideWhenUsed="false"/>
    <w:lsdException w:name="Body Text Indent 3" w:uiPriority="99"/>
    <w:lsdException w:name="Table List 7" w:uiPriority="99"/>
    <w:lsdException w:name="Table Columns 5" w:uiPriority="99"/>
    <w:lsdException w:name="List Bullet 3" w:uiPriority="99"/>
    <w:lsdException w:name="Light Grid Accent 5" w:uiPriority="62" w:semiHidden="false" w:unhideWhenUsed="false"/>
    <w:lsdException w:name="Table List 6" w:uiPriority="99"/>
    <w:lsdException w:name="Colorful Shading" w:uiPriority="71" w:semiHidden="false" w:unhideWhenUsed="false"/>
    <w:lsdException w:name="Table Grid 1" w:uiPriority="99"/>
    <w:lsdException w:name="Medium Shading 1 Accent 3" w:uiPriority="63" w:semiHidden="false" w:unhideWhenUsed="false"/>
    <w:lsdException w:name="HTML Sample" w:uiPriority="99"/>
    <w:lsdException w:name="Light Shading Accent 1" w:uiPriority="60" w:semiHidden="false" w:unhideWhenUsed="false"/>
    <w:lsdException w:name="Table Simple 2" w:uiPriority="99"/>
    <w:lsdException w:name="Hyperlink" w:uiPriority="99" w:qFormat="true"/>
    <w:lsdException w:name="Light Shading Accent 5" w:uiPriority="60" w:semiHidden="false" w:unhideWhenUsed="false"/>
    <w:lsdException w:name="Medium Grid 1 Accent 3" w:uiPriority="67" w:semiHidden="false" w:unhideWhenUsed="false"/>
    <w:lsdException w:name="Medium List 1 Accent 2" w:uiPriority="65" w:semiHidden="false" w:unhideWhenUsed="false"/>
    <w:lsdException w:name="Table 3D effects 3" w:uiPriority="99"/>
    <w:lsdException w:name="Dark List Accent 3" w:uiPriority="70" w:semiHidden="false" w:unhideWhenUsed="false"/>
    <w:lsdException w:name="Colorful Shading Accent 2" w:uiPriority="71" w:semiHidden="false" w:unhideWhenUsed="false"/>
    <w:lsdException w:name="Light Shading Accent 6" w:uiPriority="60" w:semiHidden="false" w:unhideWhenUsed="false"/>
    <w:lsdException w:name="toa heading" w:uiPriority="99"/>
    <w:lsdException w:name="List 4" w:uiPriority="99"/>
    <w:lsdException w:name="Table List 5" w:uiPriority="99"/>
    <w:lsdException w:name="Table Grid 4" w:uiPriority="99"/>
    <w:lsdException w:name="Table Classic 2" w:uiPriority="99"/>
    <w:lsdException w:name="List Number" w:uiPriority="99"/>
    <w:lsdException w:name="index 3" w:uiPriority="99"/>
    <w:lsdException w:name="caption" w:uiPriority="35" w:qFormat="true"/>
    <w:lsdException w:name="Table List 2" w:uiPriority="99"/>
    <w:lsdException w:name="Colorful List Accent 4" w:uiPriority="72" w:semiHidden="false" w:unhideWhenUsed="false"/>
    <w:lsdException w:name="index 7" w:uiPriority="99"/>
    <w:lsdException w:name="Light List Accent 4" w:uiPriority="61" w:semiHidden="false" w:unhideWhenUsed="false"/>
    <w:lsdException w:name="Medium Shading 1 Accent 5" w:uiPriority="63" w:semiHidden="false" w:unhideWhenUsed="false"/>
    <w:lsdException w:name="Body Text First Indent 2" w:uiPriority="99"/>
    <w:lsdException w:name="Medium Grid 1 Accent 4" w:uiPriority="67" w:semiHidden="false" w:unhideWhenUsed="false"/>
    <w:lsdException w:name="heading 3" w:uiPriority="9" w:semiHidden="false" w:qFormat="true"/>
    <w:lsdException w:name="Colorful List Accent 5" w:uiPriority="72" w:semiHidden="false" w:unhideWhenUsed="false"/>
    <w:lsdException w:name="Table Contemporary" w:uiPriority="99"/>
    <w:lsdException w:name="Medium List 1 Accent 5" w:uiPriority="65" w:semiHidden="false" w:unhideWhenUsed="false"/>
    <w:lsdException w:name="Medium Grid 1 Accent 1" w:uiPriority="67" w:semiHidden="false" w:unhideWhenUsed="false"/>
    <w:lsdException w:name="Title" w:uiPriority="10" w:semiHidden="false" w:unhideWhenUsed="false" w:qFormat="true"/>
    <w:lsdException w:name="Medium Grid 1 Accent 2" w:uiPriority="67" w:semiHidden="false" w:unhideWhenUsed="false"/>
    <w:lsdException w:name="heading 2" w:uiPriority="9" w:semiHidden="false" w:qFormat="true"/>
    <w:lsdException w:name="List Continue 4" w:uiPriority="99"/>
    <w:lsdException w:name="Medium Grid 2 Accent 6" w:uiPriority="68" w:semiHidden="false" w:unhideWhenUsed="false"/>
    <w:lsdException w:name="Normal Indent" w:uiPriority="99"/>
    <w:lsdException w:name="Colorful Grid Accent 5" w:uiPriority="73" w:semiHidden="false" w:unhideWhenUsed="false"/>
    <w:lsdException w:name="annotation text" w:uiPriority="99"/>
    <w:lsdException w:name="Medium List 1 Accent 3" w:uiPriority="65" w:semiHidden="false" w:unhideWhenUsed="false"/>
    <w:lsdException w:name="Medium Grid 3 Accent 5" w:uiPriority="69" w:semiHidden="false" w:unhideWhenUsed="false"/>
    <w:lsdException w:name="Medium Grid 2 Accent 1" w:uiPriority="68" w:semiHidden="false" w:unhideWhenUsed="false"/>
    <w:lsdException w:name="Medium Shading 2 Accent 1" w:uiPriority="64" w:semiHidden="false" w:unhideWhenUsed="false"/>
    <w:lsdException w:name="Table Grid 7" w:uiPriority="99"/>
    <w:lsdException w:name="Medium Grid 2" w:uiPriority="68" w:semiHidden="false" w:unhideWhenUsed="false"/>
    <w:lsdException w:name="Colorful Grid Accent 1" w:uiPriority="73" w:semiHidden="false" w:unhideWhenUsed="false"/>
    <w:lsdException w:name="Medium List 2 Accent 6" w:uiPriority="66" w:semiHidden="false" w:unhideWhenUsed="false"/>
    <w:lsdException w:name="Light Grid Accent 6" w:uiPriority="62" w:semiHidden="false" w:unhideWhenUsed="false"/>
    <w:lsdException w:name="Medium Grid 3 Accent 2" w:uiPriority="69" w:semiHidden="false" w:unhideWhenUsed="false"/>
    <w:lsdException w:name="HTML Address" w:uiPriority="99"/>
    <w:lsdException w:name="List Continue 5" w:uiPriority="99"/>
    <w:lsdException w:name="Normal Table" w:uiPriority="99" w:qFormat="true"/>
    <w:lsdException w:name="Strong" w:uiPriority="22" w:semiHidden="false" w:unhideWhenUsed="false" w:qFormat="true"/>
    <w:lsdException w:name="Table List 1" w:uiPriority="99"/>
    <w:lsdException w:name="Body Text" w:uiPriority="99"/>
    <w:lsdException w:name="List" w:uiPriority="99"/>
    <w:lsdException w:name="E-mail Signature" w:uiPriority="99"/>
    <w:lsdException w:name="Table Grid 2" w:uiPriority="99"/>
    <w:lsdException w:name="header" w:uiPriority="99" w:semiHidden="false" w:qFormat="true"/>
    <w:lsdException w:name="Colorful Grid Accent 6" w:uiPriority="73" w:semiHidden="false" w:unhideWhenUsed="false"/>
    <w:lsdException w:name="Dark List Accent 1" w:uiPriority="70" w:semiHidden="false" w:unhideWhenUsed="false"/>
    <w:lsdException w:name="toc 1" w:uiPriority="39"/>
    <w:lsdException w:name="Normal" w:uiPriority="0" w:semiHidden="false" w:unhideWhenUsed="false" w:qFormat="true"/>
    <w:lsdException w:name="Light Shading" w:uiPriority="60" w:semiHidden="false" w:unhideWhenUsed="false"/>
    <w:lsdException w:name="Light List Accent 5" w:uiPriority="61" w:semiHidden="false" w:unhideWhenUsed="false"/>
    <w:lsdException w:name="Dark List Accent 4" w:uiPriority="70" w:semiHidden="false" w:unhideWhenUsed="false"/>
    <w:lsdException w:name="FollowedHyperlink" w:uiPriority="99" w:qFormat="true"/>
    <w:lsdException w:name="Medium Shading 2 Accent 6" w:uiPriority="64" w:semiHidden="false" w:unhideWhenUsed="false"/>
    <w:lsdException w:name="Colorful Grid Accent 2" w:uiPriority="73" w:semiHidden="false" w:unhideWhenUsed="false"/>
    <w:lsdException w:name="Medium Grid 3 Accent 4" w:uiPriority="69" w:semiHidden="false" w:unhideWhenUsed="false"/>
    <w:lsdException w:name="Light List Accent 3" w:uiPriority="61" w:semiHidden="false" w:unhideWhenUsed="false"/>
    <w:lsdException w:name="Plain Text" w:uiPriority="99"/>
    <w:lsdException w:name="Medium List 1 Accent 6" w:uiPriority="65" w:semiHidden="false" w:unhideWhenUsed="false"/>
    <w:lsdException w:name="Colorful Shading Accent 5" w:uiPriority="71" w:semiHidden="false" w:unhideWhenUsed="false"/>
    <w:lsdException w:name="Colorful List Accent 6" w:uiPriority="72" w:semiHidden="false" w:unhideWhenUsed="false"/>
    <w:lsdException w:name="Table Professional" w:uiPriority="99"/>
    <w:lsdException w:name="annotation reference" w:uiPriority="99"/>
    <w:lsdException w:name="List Number 4" w:uiPriority="99"/>
    <w:lsdException w:name="index 9" w:uiPriority="99"/>
    <w:lsdException w:name="Table 3D effects 1" w:uiPriority="99"/>
    <w:lsdException w:name="HTML Preformatted" w:uiPriority="99" w:qFormat="true"/>
    <w:lsdException w:name="Colorful List" w:uiPriority="72" w:semiHidden="false" w:unhideWhenUsed="false"/>
    <w:lsdException w:name="Medium Grid 2 Accent 4" w:uiPriority="68" w:semiHidden="false" w:unhideWhenUsed="false"/>
    <w:lsdException w:name="Normal (Web)" w:uiPriority="99" w:qFormat="true"/>
    <w:lsdException w:name="index 4" w:uiPriority="99"/>
    <w:lsdException w:name="Light Grid Accent 1" w:uiPriority="62" w:semiHidden="false" w:unhideWhenUsed="false"/>
    <w:lsdException w:name="Medium List 1 Accent 4" w:uiPriority="65" w:semiHidden="false" w:unhideWhenUsed="false"/>
    <w:lsdException w:name="toc 5" w:uiPriority="39"/>
    <w:lsdException w:name="Table Subtle 2" w:uiPriority="99"/>
    <w:lsdException w:name="Body Text First Indent" w:uiPriority="99"/>
    <w:lsdException w:name="envelope address" w:uiPriority="99"/>
    <w:lsdException w:name="Medium Shading 1 Accent 4" w:uiPriority="63" w:semiHidden="false" w:unhideWhenUsed="false"/>
    <w:lsdException w:name="footer" w:uiPriority="99" w:semiHidden="false" w:qFormat="true"/>
    <w:lsdException w:name="index 1" w:uiPriority="99"/>
    <w:lsdException w:name="List Bullet" w:uiPriority="99"/>
    <w:lsdException w:name="toc 4" w:uiPriority="39"/>
    <w:lsdException w:name="endnote text" w:uiPriority="99"/>
    <w:lsdException w:name="HTML Keyboard" w:uiPriority="99"/>
    <w:lsdException w:name="Medium List 2 Accent 4" w:uiPriority="66" w:semiHidden="false" w:unhideWhenUsed="false"/>
    <w:lsdException w:name="Table Elegant" w:uiPriority="99"/>
    <w:lsdException w:name="Table Grid 3" w:uiPriority="99"/>
    <w:lsdException w:name="Light Grid" w:uiPriority="62" w:semiHidden="false" w:unhideWhenUsed="false"/>
    <w:lsdException w:name="List Number 2" w:uiPriority="99"/>
    <w:lsdException w:name="Table Classic 1" w:uiPriority="99"/>
    <w:lsdException w:name="Medium Shading 1 Accent 6" w:uiPriority="63" w:semiHidden="false" w:unhideWhenUsed="false"/>
    <w:lsdException w:name="HTML Typewriter" w:uiPriority="99"/>
    <w:lsdException w:name="Default Paragraph Font" w:uiPriority="1" w:qFormat="true"/>
    <w:lsdException w:name="Medium Grid 1" w:uiPriority="67" w:semiHidden="false" w:unhideWhenUsed="false"/>
    <w:lsdException w:name="heading 9" w:uiPriority="9" w:qFormat="true"/>
    <w:lsdException w:name="List Bullet 2" w:uiPriority="99"/>
    <w:lsdException w:name="annotation subject" w:uiPriority="99"/>
    <w:lsdException w:name="line number" w:uiPriority="99"/>
    <w:lsdException w:name="Medium Shading 2" w:uiPriority="64" w:semiHidden="false" w:unhideWhenUsed="false"/>
    <w:lsdException w:name="footnote text" w:uiPriority="99"/>
    <w:lsdException w:name="Medium Shading 1" w:uiPriority="63" w:semiHidden="false" w:unhideWhenUsed="false"/>
    <w:lsdException w:name="index 6" w:uiPriority="99"/>
    <w:lsdException w:name="Medium Grid 2 Accent 3" w:uiPriority="68" w:semiHidden="false" w:unhideWhenUsed="false"/>
    <w:lsdException w:name="Table Web 1" w:uiPriority="99"/>
    <w:lsdException w:name="page number" w:uiPriority="99"/>
    <w:lsdException w:name="toc 2" w:uiPriority="39"/>
    <w:lsdException w:name="Table Columns 4" w:uiPriority="99"/>
    <w:lsdException w:name="Body Text Indent 2" w:uiPriority="99"/>
    <w:lsdException w:name="Table Simple 1" w:uiPriority="99"/>
    <w:lsdException w:name="Medium Grid 2 Accent 5" w:uiPriority="68" w:semiHidden="false" w:unhideWhenUsed="false"/>
    <w:lsdException w:name="toc 3" w:uiPriority="39"/>
    <w:lsdException w:name="Body Text 2" w:uiPriority="99"/>
    <w:lsdException w:name="Medium List 2 Accent 3" w:uiPriority="66" w:semiHidden="false" w:unhideWhenUsed="false"/>
    <w:lsdException w:name="table of figures" w:uiPriority="99"/>
    <w:lsdException w:name="Body Text 3" w:uiPriority="99"/>
    <w:lsdException w:name="List Bullet 4" w:uiPriority="99"/>
    <w:lsdException w:name="Subtitle" w:uiPriority="11" w:semiHidden="false" w:unhideWhenUsed="false" w:qFormat="true"/>
    <w:lsdException w:name="Medium List 2 Accent 1" w:uiPriority="66" w:semiHidden="false" w:unhideWhenUsed="false"/>
    <w:lsdException w:name="List Continue" w:uiPriority="99"/>
    <w:lsdException w:name="Message Header" w:uiPriority="99"/>
    <w:lsdException w:name="Table Grid" w:uiPriority="39" w:semiHidden="false" w:unhideWhenUsed="false" w:qFormat="true"/>
    <w:lsdException w:name="Block Text" w:uiPriority="99"/>
    <w:lsdException w:name="HTML Code" w:uiPriority="99"/>
    <w:lsdException w:name="Light Shading Accent 4" w:uiPriority="60" w:semiHidden="false" w:unhideWhenUsed="false"/>
    <w:lsdException w:name="macro" w:uiPriority="99"/>
    <w:lsdException w:name="heading 8" w:uiPriority="9" w:qFormat="true"/>
    <w:lsdException w:name="Medium Grid 1 Accent 6" w:uiPriority="67" w:semiHidden="false" w:unhideWhenUsed="false"/>
    <w:lsdException w:name="Table 3D effects 2" w:uiPriority="99"/>
    <w:lsdException w:name="Table Theme" w:uiPriority="99"/>
    <w:lsdException w:name="List Continue 2" w:uiPriority="99"/>
    <w:lsdException w:name="Colorful List Accent 3" w:uiPriority="72" w:semiHidden="false" w:unhideWhenUsed="false"/>
    <w:lsdException w:name="endnote reference" w:uiPriority="99"/>
    <w:lsdException w:name="Light Grid Accent 4" w:uiPriority="62" w:semiHidden="false" w:unhideWhenUsed="false"/>
    <w:lsdException w:name="envelope return" w:uiPriority="99"/>
    <w:lsdException w:name="Light Shading Accent 3" w:uiPriority="60" w:semiHidden="false" w:unhideWhenUsed="false"/>
    <w:lsdException w:name="Document Map" w:uiPriority="99"/>
    <w:lsdException w:name="List Number 3" w:uiPriority="99"/>
    <w:lsdException w:name="Balloon Text" w:uiPriority="99" w:qFormat="true"/>
    <w:lsdException w:name="index 5" w:uiPriority="99"/>
    <w:lsdException w:name="Medium List 1" w:uiPriority="65" w:semiHidden="false" w:unhideWhenUsed="false"/>
    <w:lsdException w:name="Medium Shading 2 Accent 4" w:uiPriority="64" w:semiHidden="false" w:unhideWhenUsed="false"/>
    <w:lsdException w:name="Signature" w:uiPriority="99"/>
    <w:lsdException w:name="Emphasis" w:uiPriority="20" w:semiHidden="false" w:unhideWhenUsed="false" w:qFormat="true"/>
    <w:lsdException w:name="HTML Definition" w:uiPriority="99"/>
    <w:lsdException w:name="Medium Grid 3" w:uiPriority="69" w:semiHidden="false" w:unhideWhenUsed="false"/>
    <w:lsdException w:name="Table Classic 4" w:uiPriority="99"/>
    <w:lsdException w:name="Colorful Grid Accent 4" w:uiPriority="73" w:semiHidden="false" w:unhideWhenUsed="false"/>
    <w:lsdException w:name="Table Grid 6" w:uiPriority="99"/>
  </w:latentStyles>
  <w:style w:type="paragraph" w:styleId="000013">
    <w:name w:val="heading 5"/>
    <w:basedOn w:val="00000c"/>
    <w:next w:val="00000c"/>
    <w:uiPriority w:val="9"/>
    <w:semiHidden/>
    <w:unhideWhenUsed/>
    <w:qFormat/>
    <w:pPr>
      <w:spacing w:before="0" w:beforeAutospacing="false" w:after="0" w:afterAutospacing="false"/>
      <w:jc w:val="left"/>
    </w:pPr>
    <w:rPr>
      <w:rFonts w:hint="eastAsia" w:ascii="宋体" w:hAnsi="宋体" w:eastAsia="宋体" w:cs="宋体"/>
      <w:b/>
      <w:bCs/>
      <w:kern w:val="0"/>
      <w:sz w:val="21"/>
      <w:szCs w:val="21"/>
      <w:lang w:val="en-US" w:eastAsia="zh-CN" w:bidi="ar"/>
    </w:rPr>
  </w:style>
  <w:style w:type="character" w:styleId="x5kbi5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character" w:styleId="5nv1mh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ybbu97">
    <w:name w:val="melo-codeblock-Normal-operator"/>
    <w:basedOn w:val="2qcyec"/>
    <w:next w:val=""/>
    <w:rPr>
      <w:color w:val="9A6E3A"/>
    </w:rPr>
  </w:style>
  <w:style w:type="paragraph" w:styleId="000018">
    <w:name w:val="footer"/>
    <w:basedOn w:val="00000c"/>
    <w:link w:val="000019"/>
    <w:uiPriority w:val="99"/>
    <w:unhideWhenUsed/>
    <w:qFormat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character" w:styleId="2srb3a">
    <w:name w:val="melo-codeblock-Normal-comment"/>
    <w:basedOn w:val=""/>
    <w:next w:val=""/>
    <w:pPr/>
    <w:rPr>
      <w:rFonts w:ascii="Monaco" w:hAnsi="Monaco" w:eastAsia="Monaco" w:cs="Monaco"/>
      <w:color w:val="708090"/>
      <w:sz w:val="21"/>
    </w:rPr>
  </w:style>
  <w:style w:type="character" w:styleId="qoh7q0">
    <w:name w:val="melo-codeblock-Normal-property"/>
    <w:basedOn w:val="z6mq52"/>
    <w:next w:val=""/>
    <w:rPr>
      <w:color w:val="990055"/>
    </w:rPr>
  </w:style>
  <w:style w:type="character" w:styleId="208stu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29" w:customStyle="true">
    <w:name w:val="_Style 22"/>
    <w:basedOn w:val="00000c"/>
    <w:next w:val="00000c"/>
    <w:uiPriority w:val="0"/>
    <w:qFormat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table" w:styleId="000015" w:default="tru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true">
    <w:name w:val="标题 3 Char"/>
    <w:basedOn w:val="000014"/>
    <w:link w:val="000011"/>
    <w:uiPriority w:val="9"/>
    <w:qFormat/>
    <w:rPr>
      <w:b/>
      <w:bCs/>
      <w:sz w:val="32"/>
      <w:szCs w:val="32"/>
    </w:rPr>
  </w:style>
  <w:style w:type="character" w:styleId="000023">
    <w:name w:val="Hyperlink"/>
    <w:basedOn w:val="000014"/>
    <w:uiPriority w:val="99"/>
    <w:semiHidden/>
    <w:unhideWhenUsed/>
    <w:qFormat/>
    <w:rPr>
      <w:color w:val="0000FF"/>
      <w:u w:val="single"/>
    </w:rPr>
  </w:style>
  <w:style w:type="character" w:styleId="000019" w:customStyle="true">
    <w:name w:val="页脚 Char"/>
    <w:basedOn w:val="000014"/>
    <w:link w:val="000018"/>
    <w:uiPriority w:val="99"/>
    <w:qFormat/>
    <w:rPr>
      <w:sz w:val="18"/>
      <w:szCs w:val="18"/>
    </w:rPr>
  </w:style>
  <w:style w:type="character" w:styleId="1odgx5">
    <w:name w:val="melo-codeblock-Normal-number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00001c">
    <w:name w:val="HTML Preformatted"/>
    <w:basedOn w:val=""/>
    <w:uiPriority w:val="99"/>
    <w:semiHidden/>
    <w:unhideWhenUsed/>
    <w:qFormat/>
    <w:pPr>
      <w:widowControl w:val="fals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 w:asciiTheme="minorHAnsi" w:hAnsiTheme="minorHAnsi" w:eastAsiaTheme="minorEastAsia" w:cstheme="minorBidi"/>
      <w:kern w:val="0"/>
      <w:sz w:val="24"/>
      <w:szCs w:val="24"/>
      <w:lang w:val="en-US" w:eastAsia="zh-CN" w:bidi="ar-SA"/>
    </w:rPr>
  </w:style>
  <w:style w:type="character" w:styleId="cpsrw7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2qcyec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1b" w:customStyle="true">
    <w:name w:val="页眉 Char"/>
    <w:basedOn w:val="000014"/>
    <w:link w:val="00001a"/>
    <w:uiPriority w:val="99"/>
    <w:qFormat/>
    <w:rPr>
      <w:sz w:val="18"/>
      <w:szCs w:val="18"/>
    </w:rPr>
  </w:style>
  <w:style w:type="paragraph" w:styleId="00000d">
    <w:name w:val="heading 1"/>
    <w:basedOn w:val="00000c"/>
    <w:next w:val="00000c"/>
    <w:link w:val="00000e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00000f">
    <w:name w:val="heading 2"/>
    <w:basedOn w:val="00000c"/>
    <w:next w:val="00000c"/>
    <w:link w:val="00001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000011">
    <w:name w:val="heading 3"/>
    <w:basedOn w:val="00000c"/>
    <w:next w:val="00000c"/>
    <w:link w:val="000012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000016">
    <w:name w:val="Balloon Text"/>
    <w:basedOn w:val="00000c"/>
    <w:link w:val="000017"/>
    <w:uiPriority w:val="99"/>
    <w:semiHidden/>
    <w:unhideWhenUsed/>
    <w:qFormat/>
    <w:rPr>
      <w:sz w:val="18"/>
      <w:szCs w:val="18"/>
    </w:rPr>
  </w:style>
  <w:style w:type="character" w:styleId="p6l8dr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wo35zc">
    <w:name w:val="melo-codeblock-Normal-theme-char"/>
    <w:basedOn w:val=""/>
    <w:next w:val=""/>
    <w:pPr/>
    <w:rPr>
      <w:rFonts w:ascii="Monaco" w:hAnsi="Monaco" w:eastAsia="Monaco" w:cs="Monaco"/>
      <w:color w:val="000000"/>
      <w:sz w:val="21"/>
    </w:rPr>
  </w:style>
  <w:style w:type="character" w:styleId="m8holb">
    <w:name w:val="melo-codeblock-Normal-comment"/>
    <w:basedOn w:val="208stu"/>
    <w:next w:val=""/>
    <w:rPr>
      <w:color w:val="708090"/>
    </w:rPr>
  </w:style>
  <w:style w:type="character" w:styleId="z26aqr">
    <w:name w:val="melo-codeblock-Normal-operator"/>
    <w:basedOn w:val=""/>
    <w:next w:val=""/>
    <w:pPr/>
    <w:rPr>
      <w:rFonts w:ascii="Monaco" w:hAnsi="Monaco" w:eastAsia="Monaco" w:cs="Monaco"/>
      <w:color w:val="9A6E3A"/>
      <w:sz w:val="21"/>
    </w:rPr>
  </w:style>
  <w:style w:type="character" w:styleId="000014" w:default="true">
    <w:name w:val="Default Paragraph Font"/>
    <w:uiPriority w:val="1"/>
    <w:semiHidden/>
    <w:unhideWhenUsed/>
    <w:qFormat/>
  </w:style>
  <w:style w:type="character" w:styleId="2ulkhq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character" w:styleId="000021">
    <w:name w:val="Emphasis"/>
    <w:basedOn w:val="000014"/>
    <w:uiPriority w:val="20"/>
    <w:qFormat/>
    <w:rPr>
      <w:i/>
      <w:iCs/>
    </w:rPr>
  </w:style>
  <w:style w:type="character" w:styleId="cdqp3p">
    <w:name w:val="melo-codeblock-Normal-string"/>
    <w:basedOn w:val="p6l8dr"/>
    <w:next w:val=""/>
    <w:rPr>
      <w:color w:val="669900"/>
    </w:rPr>
  </w:style>
  <w:style w:type="paragraph" w:styleId="hbbq2u">
    <w:name w:val="melo-codeblock-Base-theme-para"/>
    <w:basedOn w:val="00000c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25" w:customStyle="true">
    <w:name w:val="Cell Text"/>
    <w:uiPriority w:val="0"/>
    <w:qFormat/>
    <w:pPr>
      <w:widowControl w:val="false"/>
      <w:suppressAutoHyphens/>
      <w:spacing w:before="60" w:after="60" w:line="100" w:lineRule="atLeast"/>
    </w:pPr>
    <w:rPr>
      <w:rFonts w:ascii="Arial" w:hAnsi="Arial" w:eastAsia="Arial" w:cs="Times New Roman"/>
      <w:color w:val="000000"/>
      <w:lang w:val="en-US" w:eastAsia="zh-CN" w:bidi="ar-SA"/>
    </w:rPr>
  </w:style>
  <w:style w:type="character" w:styleId="0bkzjm">
    <w:name w:val="melo-codeblock-Normal-punctuation"/>
    <w:basedOn w:val="cpsrw7"/>
    <w:next w:val=""/>
    <w:rPr>
      <w:color w:val="999999"/>
    </w:rPr>
  </w:style>
  <w:style w:type="paragraph" w:styleId="000027" w:customStyle="true">
    <w:name w:val="_Style 19"/>
    <w:basedOn w:val="00000c"/>
    <w:next w:val="00000c"/>
    <w:uiPriority w:val="0"/>
    <w:qFormat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000024">
    <w:name w:val="List Paragraph"/>
    <w:basedOn w:val=""/>
    <w:uiPriority w:val="34"/>
    <w:qFormat/>
    <w:pPr>
      <w:widowControl w:val="false"/>
      <w:tabs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00000e" w:customStyle="true">
    <w:name w:val="标题 1 Char"/>
    <w:basedOn w:val="000014"/>
    <w:link w:val="00000d"/>
    <w:uiPriority w:val="9"/>
    <w:qFormat/>
    <w:rPr>
      <w:b/>
      <w:bCs/>
      <w:kern w:val="44"/>
      <w:sz w:val="44"/>
      <w:szCs w:val="44"/>
    </w:rPr>
  </w:style>
  <w:style w:type="character" w:styleId="z6mq52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171cmp">
    <w:name w:val="melo-codeblock-Normal-property"/>
    <w:basedOn w:val=""/>
    <w:next w:val=""/>
    <w:pPr/>
    <w:rPr>
      <w:rFonts w:ascii="Monaco" w:hAnsi="Monaco" w:eastAsia="Monaco" w:cs="Monaco"/>
      <w:color w:val="990055"/>
      <w:sz w:val="21"/>
    </w:rPr>
  </w:style>
  <w:style w:type="paragraph" w:styleId="00001a">
    <w:name w:val="header"/>
    <w:basedOn w:val="00000c"/>
    <w:link w:val="00001b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c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x7s1h1">
    <w:name w:val="melo-codeblock-Normal-string"/>
    <w:basedOn w:val=""/>
    <w:next w:val=""/>
    <w:pPr/>
    <w:rPr>
      <w:rFonts w:ascii="Monaco" w:hAnsi="Monaco" w:eastAsia="Monaco" w:cs="Monaco"/>
      <w:color w:val="669900"/>
      <w:sz w:val="21"/>
    </w:rPr>
  </w:style>
  <w:style w:type="table" w:styleId="00001e">
    <w:name w:val="Table Grid"/>
    <w:basedOn w:val="000015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6" w:customStyle="true">
    <w:name w:val="_Style 18"/>
    <w:basedOn w:val="00000c"/>
    <w:next w:val="00000c"/>
    <w:uiPriority w:val="0"/>
    <w:qFormat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000028" w:customStyle="true">
    <w:name w:val="_Style 21"/>
    <w:basedOn w:val="00000c"/>
    <w:next w:val="00000c"/>
    <w:uiPriority w:val="0"/>
    <w:qFormat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character" w:styleId="cyqj5o">
    <w:name w:val="melo-codeblock-Normal-number"/>
    <w:basedOn w:val="vsa6g2"/>
    <w:next w:val=""/>
    <w:rPr>
      <w:color w:val="990055"/>
    </w:rPr>
  </w:style>
  <w:style w:type="character" w:styleId="9jwq19">
    <w:name w:val="melo-codeblock-Normal-punctuation"/>
    <w:basedOn w:val=""/>
    <w:next w:val=""/>
    <w:pPr/>
    <w:rPr>
      <w:rFonts w:ascii="Monaco" w:hAnsi="Monaco" w:eastAsia="Monaco" w:cs="Monaco"/>
      <w:color w:val="999999"/>
      <w:sz w:val="21"/>
    </w:rPr>
  </w:style>
  <w:style w:type="character" w:styleId="000020">
    <w:name w:val="FollowedHyperlink"/>
    <w:basedOn w:val="000014"/>
    <w:uiPriority w:val="99"/>
    <w:semiHidden/>
    <w:unhideWhenUsed/>
    <w:qFormat/>
    <w:rPr>
      <w:color w:val="800080"/>
      <w:u w:val="single"/>
    </w:rPr>
  </w:style>
  <w:style w:type="character" w:styleId="000010" w:customStyle="true">
    <w:name w:val="标题 2 Char"/>
    <w:basedOn w:val="000014"/>
    <w:link w:val="00000f"/>
    <w:uiPriority w:val="9"/>
    <w:qFormat/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000022">
    <w:name w:val="HTML Variable"/>
    <w:basedOn w:val="000014"/>
    <w:uiPriority w:val="99"/>
    <w:semiHidden/>
    <w:unhideWhenUsed/>
    <w:qFormat/>
    <w:rPr>
      <w:i/>
      <w:iCs/>
    </w:rPr>
  </w:style>
  <w:style w:type="paragraph" w:styleId="00001d">
    <w:name w:val="Normal (Web)"/>
    <w:basedOn w:val=""/>
    <w:uiPriority w:val="99"/>
    <w:semiHidden/>
    <w:unhideWhenUsed/>
    <w:qFormat/>
    <w:pPr>
      <w:widowControl w:val="false"/>
      <w:tabs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00002a" w:customStyle="true">
    <w:name w:val="Revision"/>
    <w:hidden/>
    <w:uiPriority w:val="99"/>
    <w:semiHidden/>
    <w:qFormat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vsa6g2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1f">
    <w:name w:val="Strong"/>
    <w:basedOn w:val="000014"/>
    <w:uiPriority w:val="22"/>
    <w:qFormat/>
    <w:rPr>
      <w:b/>
      <w:bCs/>
    </w:rPr>
  </w:style>
  <w:style w:type="character" w:styleId="000017" w:customStyle="true">
    <w:name w:val="批注框文本 Char"/>
    <w:basedOn w:val="000014"/>
    <w:link w:val="000016"/>
    <w:uiPriority w:val="99"/>
    <w:semiHidden/>
    <w:qFormat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1.xml" /><Relationship Id="rId6" Type="http://schemas.openxmlformats.org/officeDocument/2006/relationships/header" Target="header1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5" Type="http://schemas.openxmlformats.org/officeDocument/2006/relationships/package" Target="embeddings/oleObject1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2026-04-19T07:59:35Z</dcterms:created>
  <dcterms:modified xsi:type="dcterms:W3CDTF">2026-04-19T07:59:35Z</dcterms:modified>
</cp:coreProperties>
</file>